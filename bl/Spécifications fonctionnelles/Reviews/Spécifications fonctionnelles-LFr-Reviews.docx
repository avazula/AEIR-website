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6E8121" w14:textId="77777777" w:rsidR="00925AE2" w:rsidRPr="008E3983" w:rsidRDefault="00925AE2" w:rsidP="00925AE2"/>
    <w:tbl>
      <w:tblPr>
        <w:tblW w:w="5000" w:type="pct"/>
        <w:tblCellMar>
          <w:left w:w="0" w:type="dxa"/>
          <w:right w:w="0" w:type="dxa"/>
        </w:tblCellMar>
        <w:tblLook w:val="01E0" w:firstRow="1" w:lastRow="1" w:firstColumn="1" w:lastColumn="1" w:noHBand="0" w:noVBand="0"/>
      </w:tblPr>
      <w:tblGrid>
        <w:gridCol w:w="4535"/>
        <w:gridCol w:w="4535"/>
      </w:tblGrid>
      <w:tr w:rsidR="00925AE2" w:rsidRPr="008E3983" w14:paraId="776E8123" w14:textId="77777777" w:rsidTr="00925AE2">
        <w:trPr>
          <w:cantSplit/>
          <w:trHeight w:val="1591"/>
        </w:trPr>
        <w:tc>
          <w:tcPr>
            <w:tcW w:w="5000" w:type="pct"/>
            <w:gridSpan w:val="2"/>
            <w:vAlign w:val="center"/>
          </w:tcPr>
          <w:p w14:paraId="776E8122" w14:textId="6128EC46" w:rsidR="00925AE2" w:rsidRPr="008E3983" w:rsidRDefault="00B144A4" w:rsidP="00925AE2">
            <w:pPr>
              <w:pStyle w:val="TM4"/>
              <w:rPr>
                <w:b w:val="0"/>
                <w:color w:val="FF6600"/>
              </w:rPr>
            </w:pPr>
            <w:r>
              <w:rPr>
                <w:b w:val="0"/>
                <w:color w:val="FF6600"/>
              </w:rPr>
              <w:t>Détecteur de bagages et de présence humaine V1</w:t>
            </w:r>
          </w:p>
        </w:tc>
      </w:tr>
      <w:tr w:rsidR="00925AE2" w:rsidRPr="008E3983" w14:paraId="776E8126" w14:textId="77777777" w:rsidTr="00B144A4">
        <w:trPr>
          <w:cantSplit/>
          <w:trHeight w:val="1068"/>
        </w:trPr>
        <w:tc>
          <w:tcPr>
            <w:tcW w:w="2500" w:type="pct"/>
            <w:vAlign w:val="center"/>
          </w:tcPr>
          <w:p w14:paraId="65034815" w14:textId="77777777" w:rsidR="00DD5B7C" w:rsidRDefault="00B144A4" w:rsidP="00925AE2">
            <w:pPr>
              <w:jc w:val="left"/>
            </w:pPr>
            <w:r>
              <w:t xml:space="preserve">Projet interne Orange </w:t>
            </w:r>
          </w:p>
          <w:p w14:paraId="776E8124" w14:textId="49F13DB9" w:rsidR="00925AE2" w:rsidRPr="00DD5B7C" w:rsidRDefault="00B144A4" w:rsidP="00925AE2">
            <w:pPr>
              <w:jc w:val="left"/>
            </w:pPr>
            <w:r>
              <w:t>Applications for Business</w:t>
            </w:r>
          </w:p>
        </w:tc>
        <w:tc>
          <w:tcPr>
            <w:tcW w:w="2500" w:type="pct"/>
          </w:tcPr>
          <w:p w14:paraId="776E8125" w14:textId="2ED379D9" w:rsidR="00925AE2" w:rsidRPr="008E3983" w:rsidRDefault="00B144A4" w:rsidP="00B144A4">
            <w:pPr>
              <w:pStyle w:val="TM4"/>
              <w:ind w:left="482"/>
              <w:jc w:val="center"/>
              <w:rPr>
                <w:b w:val="0"/>
                <w:color w:val="auto"/>
              </w:rPr>
            </w:pPr>
            <w:r>
              <w:rPr>
                <w:rFonts w:cs="Helvetica"/>
                <w:noProof/>
              </w:rPr>
              <w:drawing>
                <wp:inline distT="0" distB="0" distL="0" distR="0" wp14:anchorId="58224DD8" wp14:editId="07D31CD1">
                  <wp:extent cx="2143125" cy="909582"/>
                  <wp:effectExtent l="0" t="0" r="0" b="5080"/>
                  <wp:docPr id="241" name="Image 241" descr="C:\Users\HZSG9792\Pictu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ZSG9792\Pictures\inde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6204" cy="910889"/>
                          </a:xfrm>
                          <a:prstGeom prst="rect">
                            <a:avLst/>
                          </a:prstGeom>
                          <a:noFill/>
                          <a:ln>
                            <a:noFill/>
                          </a:ln>
                        </pic:spPr>
                      </pic:pic>
                    </a:graphicData>
                  </a:graphic>
                </wp:inline>
              </w:drawing>
            </w:r>
          </w:p>
        </w:tc>
      </w:tr>
      <w:tr w:rsidR="00925AE2" w:rsidRPr="008E3983" w14:paraId="776E8128" w14:textId="77777777" w:rsidTr="00925AE2">
        <w:trPr>
          <w:cantSplit/>
          <w:trHeight w:val="1068"/>
        </w:trPr>
        <w:tc>
          <w:tcPr>
            <w:tcW w:w="5000" w:type="pct"/>
            <w:gridSpan w:val="2"/>
            <w:vAlign w:val="center"/>
          </w:tcPr>
          <w:p w14:paraId="776E8127" w14:textId="3B34083C" w:rsidR="00925AE2" w:rsidRPr="00B144A4" w:rsidRDefault="005B5B41" w:rsidP="00B144A4">
            <w:pPr>
              <w:jc w:val="left"/>
              <w:rPr>
                <w:color w:val="4D4D4D"/>
                <w:sz w:val="38"/>
                <w:szCs w:val="38"/>
              </w:rPr>
            </w:pPr>
            <w:r w:rsidRPr="00B144A4">
              <w:rPr>
                <w:color w:val="4D4D4D"/>
                <w:sz w:val="38"/>
                <w:szCs w:val="38"/>
              </w:rPr>
              <w:fldChar w:fldCharType="begin"/>
            </w:r>
            <w:r w:rsidR="00925AE2" w:rsidRPr="00B144A4">
              <w:rPr>
                <w:color w:val="4D4D4D"/>
                <w:sz w:val="38"/>
                <w:szCs w:val="38"/>
              </w:rPr>
              <w:instrText xml:space="preserve"> DOCPROPERTY Title </w:instrText>
            </w:r>
            <w:r w:rsidRPr="00B144A4">
              <w:rPr>
                <w:color w:val="4D4D4D"/>
                <w:sz w:val="38"/>
                <w:szCs w:val="38"/>
              </w:rPr>
              <w:fldChar w:fldCharType="separate"/>
            </w:r>
            <w:r w:rsidR="0001756D" w:rsidRPr="00B144A4">
              <w:rPr>
                <w:color w:val="4D4D4D"/>
                <w:sz w:val="38"/>
                <w:szCs w:val="38"/>
              </w:rPr>
              <w:t xml:space="preserve">Dossier de Spécifications Fonctionnelles - </w:t>
            </w:r>
            <w:r w:rsidR="00B144A4" w:rsidRPr="00B144A4">
              <w:rPr>
                <w:color w:val="4D4D4D"/>
                <w:sz w:val="38"/>
                <w:szCs w:val="38"/>
              </w:rPr>
              <w:t>Détecteur</w:t>
            </w:r>
            <w:r w:rsidR="0001756D" w:rsidRPr="00B144A4">
              <w:rPr>
                <w:color w:val="4D4D4D"/>
                <w:sz w:val="38"/>
                <w:szCs w:val="38"/>
              </w:rPr>
              <w:t xml:space="preserve"> V</w:t>
            </w:r>
            <w:r w:rsidRPr="00B144A4">
              <w:rPr>
                <w:color w:val="4D4D4D"/>
                <w:sz w:val="38"/>
                <w:szCs w:val="38"/>
              </w:rPr>
              <w:fldChar w:fldCharType="end"/>
            </w:r>
            <w:r w:rsidR="00B144A4" w:rsidRPr="00B144A4">
              <w:rPr>
                <w:color w:val="4D4D4D"/>
                <w:sz w:val="38"/>
                <w:szCs w:val="38"/>
              </w:rPr>
              <w:t>1</w:t>
            </w:r>
          </w:p>
        </w:tc>
      </w:tr>
    </w:tbl>
    <w:p w14:paraId="776E8129" w14:textId="77777777" w:rsidR="00925AE2" w:rsidRPr="008E3983" w:rsidRDefault="00925AE2" w:rsidP="00925AE2"/>
    <w:p w14:paraId="776E812A" w14:textId="77777777" w:rsidR="00925AE2" w:rsidRPr="008E3983" w:rsidRDefault="00925AE2" w:rsidP="00925AE2"/>
    <w:p w14:paraId="776E812B" w14:textId="77777777" w:rsidR="00925AE2" w:rsidRPr="008E3983" w:rsidRDefault="00925AE2" w:rsidP="00925AE2"/>
    <w:p w14:paraId="776E812C" w14:textId="77777777" w:rsidR="00792353" w:rsidRPr="008E3983" w:rsidRDefault="00792353" w:rsidP="00206C33"/>
    <w:p w14:paraId="776E812D" w14:textId="77777777" w:rsidR="00D66117" w:rsidRPr="008E3983" w:rsidRDefault="00D66117" w:rsidP="00206C33"/>
    <w:p w14:paraId="776E812E" w14:textId="77777777" w:rsidR="00D66117" w:rsidRPr="008E3983" w:rsidRDefault="00D66117" w:rsidP="00206C33"/>
    <w:p w14:paraId="776E812F" w14:textId="77777777" w:rsidR="00D66117" w:rsidRPr="008E3983" w:rsidRDefault="00D66117" w:rsidP="00206C33"/>
    <w:p w14:paraId="776E8130" w14:textId="77777777" w:rsidR="00865E1C" w:rsidRPr="008E3983" w:rsidRDefault="00865E1C" w:rsidP="00206C33"/>
    <w:p w14:paraId="776E8131" w14:textId="77777777" w:rsidR="003A0AE8" w:rsidRPr="008E3983" w:rsidRDefault="003A0AE8" w:rsidP="00206C33"/>
    <w:p w14:paraId="02515AE9" w14:textId="77777777" w:rsidR="00B144A4" w:rsidRDefault="00B144A4" w:rsidP="00B144A4">
      <w:pPr>
        <w:rPr>
          <w:color w:val="4D4D4D"/>
        </w:rPr>
      </w:pPr>
    </w:p>
    <w:p w14:paraId="5BB43CF1" w14:textId="77777777" w:rsidR="001D0DF8" w:rsidRDefault="001D0DF8" w:rsidP="00B144A4">
      <w:pPr>
        <w:rPr>
          <w:color w:val="4D4D4D"/>
        </w:rPr>
      </w:pPr>
    </w:p>
    <w:p w14:paraId="4A78408E" w14:textId="198D19AB" w:rsidR="00B144A4" w:rsidRPr="008E3983" w:rsidRDefault="00293277" w:rsidP="00B144A4">
      <w:r>
        <w:rPr>
          <w:color w:val="4D4D4D"/>
        </w:rPr>
        <w:t>R</w:t>
      </w:r>
      <w:r w:rsidR="00865E1C" w:rsidRPr="00AE17CF">
        <w:rPr>
          <w:color w:val="4D4D4D"/>
        </w:rPr>
        <w:t xml:space="preserve">éférence : </w:t>
      </w:r>
      <w:r w:rsidR="00B144A4">
        <w:t>OAB_Detecteur_V1_DSF 1.0</w:t>
      </w:r>
    </w:p>
    <w:p w14:paraId="776E8134" w14:textId="4D2AD840" w:rsidR="00865E1C" w:rsidRPr="00D607D2" w:rsidRDefault="00293277" w:rsidP="00206C33">
      <w:pPr>
        <w:rPr>
          <w:color w:val="4D4D4D"/>
          <w:lang w:val="en-US"/>
        </w:rPr>
      </w:pPr>
      <w:r w:rsidRPr="00D607D2">
        <w:rPr>
          <w:color w:val="4D4D4D"/>
          <w:lang w:val="en-US"/>
        </w:rPr>
        <w:t>D</w:t>
      </w:r>
      <w:r w:rsidR="00865E1C" w:rsidRPr="00D607D2">
        <w:rPr>
          <w:color w:val="4D4D4D"/>
          <w:lang w:val="en-US"/>
        </w:rPr>
        <w:t xml:space="preserve">ate : </w:t>
      </w:r>
      <w:r w:rsidR="00B144A4" w:rsidRPr="00D607D2">
        <w:rPr>
          <w:lang w:val="en-US"/>
        </w:rPr>
        <w:t>17/04/2018</w:t>
      </w:r>
    </w:p>
    <w:p w14:paraId="776E8135" w14:textId="25BA38CF" w:rsidR="00F71622" w:rsidRPr="00741D38" w:rsidRDefault="005B5B41" w:rsidP="000B0DC2">
      <w:pPr>
        <w:pStyle w:val="Miseenvaleur"/>
        <w:rPr>
          <w:rFonts w:ascii="Helvetica 45 Light" w:hAnsi="Helvetica 45 Light"/>
          <w:b w:val="0"/>
          <w:szCs w:val="24"/>
          <w:lang w:val="en-US"/>
        </w:rPr>
      </w:pPr>
      <w:r w:rsidRPr="008E3983">
        <w:rPr>
          <w:rFonts w:ascii="Helvetica 45 Light" w:hAnsi="Helvetica 45 Light"/>
          <w:b w:val="0"/>
          <w:szCs w:val="24"/>
        </w:rPr>
        <w:fldChar w:fldCharType="begin"/>
      </w:r>
      <w:r w:rsidRPr="00741D38">
        <w:rPr>
          <w:rFonts w:ascii="Helvetica 45 Light" w:hAnsi="Helvetica 45 Light"/>
          <w:b w:val="0"/>
          <w:szCs w:val="24"/>
          <w:lang w:val="en-US"/>
        </w:rPr>
        <w:instrText xml:space="preserve"> DOCPROPERTY "Classification" </w:instrText>
      </w:r>
      <w:r w:rsidRPr="008E3983">
        <w:rPr>
          <w:rFonts w:ascii="Helvetica 45 Light" w:hAnsi="Helvetica 45 Light"/>
          <w:b w:val="0"/>
          <w:szCs w:val="24"/>
        </w:rPr>
        <w:fldChar w:fldCharType="separate"/>
      </w:r>
      <w:r w:rsidR="00B144A4">
        <w:rPr>
          <w:rFonts w:ascii="Helvetica 45 Light" w:hAnsi="Helvetica 45 Light"/>
          <w:b w:val="0"/>
          <w:szCs w:val="24"/>
          <w:lang w:val="en-US"/>
        </w:rPr>
        <w:t>I</w:t>
      </w:r>
      <w:r w:rsidR="0001756D">
        <w:rPr>
          <w:rFonts w:ascii="Helvetica 45 Light" w:hAnsi="Helvetica 45 Light"/>
          <w:b w:val="0"/>
          <w:szCs w:val="24"/>
          <w:lang w:val="en-US"/>
        </w:rPr>
        <w:t>nterne Orange Applications for Business</w:t>
      </w:r>
      <w:r w:rsidRPr="008E3983">
        <w:rPr>
          <w:rFonts w:ascii="Helvetica 45 Light" w:hAnsi="Helvetica 45 Light"/>
          <w:b w:val="0"/>
          <w:szCs w:val="24"/>
        </w:rPr>
        <w:fldChar w:fldCharType="end"/>
      </w:r>
    </w:p>
    <w:p w14:paraId="776E8136" w14:textId="77777777" w:rsidR="00F71622" w:rsidRPr="00741D38" w:rsidRDefault="00F71622" w:rsidP="00F71622">
      <w:pPr>
        <w:rPr>
          <w:lang w:val="en-US"/>
        </w:rPr>
      </w:pPr>
    </w:p>
    <w:p w14:paraId="776E8138" w14:textId="2597F847" w:rsidR="00865E1C" w:rsidRPr="008E3983" w:rsidRDefault="00293277" w:rsidP="0061145B">
      <w:pPr>
        <w:pStyle w:val="Titre-section"/>
      </w:pPr>
      <w:r>
        <w:t>D</w:t>
      </w:r>
      <w:r w:rsidR="0061145B" w:rsidRPr="008E3983">
        <w:t>escription du d</w:t>
      </w:r>
      <w:r w:rsidR="006917C1" w:rsidRPr="008E3983">
        <w:t>ocument</w:t>
      </w:r>
    </w:p>
    <w:tbl>
      <w:tblPr>
        <w:tblW w:w="9595" w:type="dxa"/>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ook w:val="01E0" w:firstRow="1" w:lastRow="1" w:firstColumn="1" w:lastColumn="1" w:noHBand="0" w:noVBand="0"/>
      </w:tblPr>
      <w:tblGrid>
        <w:gridCol w:w="2088"/>
        <w:gridCol w:w="1800"/>
        <w:gridCol w:w="76"/>
        <w:gridCol w:w="1904"/>
        <w:gridCol w:w="1850"/>
        <w:gridCol w:w="1877"/>
      </w:tblGrid>
      <w:tr w:rsidR="006917C1" w:rsidRPr="008E3983" w14:paraId="776E813B" w14:textId="77777777" w:rsidTr="0043003E">
        <w:trPr>
          <w:cantSplit/>
        </w:trPr>
        <w:tc>
          <w:tcPr>
            <w:tcW w:w="2088" w:type="dxa"/>
            <w:shd w:val="clear" w:color="auto" w:fill="auto"/>
            <w:vAlign w:val="center"/>
          </w:tcPr>
          <w:p w14:paraId="776E8139" w14:textId="41D4CE30" w:rsidR="006917C1" w:rsidRPr="008E3983" w:rsidRDefault="00B144A4" w:rsidP="008105FA">
            <w:pPr>
              <w:rPr>
                <w:iCs/>
              </w:rPr>
            </w:pPr>
            <w:r>
              <w:rPr>
                <w:iCs/>
              </w:rPr>
              <w:t>P</w:t>
            </w:r>
            <w:r w:rsidR="006917C1" w:rsidRPr="008E3983">
              <w:rPr>
                <w:iCs/>
              </w:rPr>
              <w:t>ropriété</w:t>
            </w:r>
          </w:p>
        </w:tc>
        <w:tc>
          <w:tcPr>
            <w:tcW w:w="7507" w:type="dxa"/>
            <w:gridSpan w:val="5"/>
            <w:shd w:val="clear" w:color="auto" w:fill="auto"/>
            <w:vAlign w:val="center"/>
          </w:tcPr>
          <w:p w14:paraId="776E813A" w14:textId="77777777" w:rsidR="006917C1" w:rsidRPr="008E3983" w:rsidRDefault="00873F50" w:rsidP="008105FA">
            <w:pPr>
              <w:rPr>
                <w:bCs/>
              </w:rPr>
            </w:pPr>
            <w:fldSimple w:instr=" DOCPROPERTY  Company ">
              <w:r w:rsidR="0001756D">
                <w:t>Orange Applications for Business</w:t>
              </w:r>
            </w:fldSimple>
          </w:p>
        </w:tc>
      </w:tr>
      <w:tr w:rsidR="006917C1" w:rsidRPr="008E3983" w14:paraId="776E813E" w14:textId="77777777" w:rsidTr="0043003E">
        <w:trPr>
          <w:cantSplit/>
        </w:trPr>
        <w:tc>
          <w:tcPr>
            <w:tcW w:w="2088" w:type="dxa"/>
            <w:shd w:val="clear" w:color="auto" w:fill="auto"/>
            <w:vAlign w:val="center"/>
          </w:tcPr>
          <w:p w14:paraId="776E813C" w14:textId="77777777" w:rsidR="006917C1" w:rsidRPr="008E3983" w:rsidRDefault="006917C1" w:rsidP="008105FA">
            <w:r w:rsidRPr="008E3983">
              <w:br w:type="page"/>
              <w:t>Client</w:t>
            </w:r>
          </w:p>
        </w:tc>
        <w:tc>
          <w:tcPr>
            <w:tcW w:w="7507" w:type="dxa"/>
            <w:gridSpan w:val="5"/>
            <w:shd w:val="clear" w:color="auto" w:fill="auto"/>
            <w:vAlign w:val="center"/>
          </w:tcPr>
          <w:p w14:paraId="776E813D" w14:textId="6B105BD3" w:rsidR="006917C1" w:rsidRPr="008E3983" w:rsidRDefault="00DD5B7C" w:rsidP="008105FA">
            <w:r>
              <w:t>Interne</w:t>
            </w:r>
          </w:p>
        </w:tc>
      </w:tr>
      <w:tr w:rsidR="006917C1" w:rsidRPr="008E3983" w14:paraId="776E8141" w14:textId="77777777" w:rsidTr="0043003E">
        <w:trPr>
          <w:cantSplit/>
        </w:trPr>
        <w:tc>
          <w:tcPr>
            <w:tcW w:w="2088" w:type="dxa"/>
            <w:shd w:val="clear" w:color="auto" w:fill="auto"/>
            <w:vAlign w:val="center"/>
          </w:tcPr>
          <w:p w14:paraId="776E813F" w14:textId="77777777" w:rsidR="006917C1" w:rsidRPr="008E3983" w:rsidRDefault="006917C1" w:rsidP="008105FA">
            <w:r w:rsidRPr="008E3983">
              <w:t>Titre projet</w:t>
            </w:r>
          </w:p>
        </w:tc>
        <w:tc>
          <w:tcPr>
            <w:tcW w:w="7507" w:type="dxa"/>
            <w:gridSpan w:val="5"/>
            <w:shd w:val="clear" w:color="auto" w:fill="auto"/>
            <w:vAlign w:val="center"/>
          </w:tcPr>
          <w:p w14:paraId="776E8140" w14:textId="486175A3" w:rsidR="006917C1" w:rsidRPr="008E3983" w:rsidRDefault="00B144A4" w:rsidP="001D0B58">
            <w:r>
              <w:t>Détection multi-objets dans les transports publics</w:t>
            </w:r>
          </w:p>
        </w:tc>
      </w:tr>
      <w:tr w:rsidR="006917C1" w:rsidRPr="008E3983" w14:paraId="776E8144" w14:textId="77777777" w:rsidTr="0043003E">
        <w:trPr>
          <w:cantSplit/>
        </w:trPr>
        <w:tc>
          <w:tcPr>
            <w:tcW w:w="2088" w:type="dxa"/>
            <w:shd w:val="clear" w:color="auto" w:fill="auto"/>
            <w:vAlign w:val="center"/>
          </w:tcPr>
          <w:p w14:paraId="776E8142" w14:textId="77777777" w:rsidR="006917C1" w:rsidRPr="008E3983" w:rsidRDefault="006917C1" w:rsidP="008105FA">
            <w:r w:rsidRPr="008E3983">
              <w:t>Titre document</w:t>
            </w:r>
          </w:p>
        </w:tc>
        <w:tc>
          <w:tcPr>
            <w:tcW w:w="7507" w:type="dxa"/>
            <w:gridSpan w:val="5"/>
            <w:shd w:val="clear" w:color="auto" w:fill="auto"/>
            <w:vAlign w:val="center"/>
          </w:tcPr>
          <w:p w14:paraId="776E8143" w14:textId="21BC6931" w:rsidR="006917C1" w:rsidRPr="008E3983" w:rsidRDefault="00873F50" w:rsidP="00B144A4">
            <w:fldSimple w:instr=" Docproperty &quot;title&quot; ">
              <w:r w:rsidR="0001756D">
                <w:t xml:space="preserve">Dossier de Spécifications Fonctionnelles - </w:t>
              </w:r>
              <w:r w:rsidR="00B144A4">
                <w:t>Détecteur V1</w:t>
              </w:r>
            </w:fldSimple>
          </w:p>
        </w:tc>
      </w:tr>
      <w:tr w:rsidR="006917C1" w:rsidRPr="008E3983" w14:paraId="776E8147" w14:textId="77777777" w:rsidTr="0043003E">
        <w:trPr>
          <w:cantSplit/>
        </w:trPr>
        <w:tc>
          <w:tcPr>
            <w:tcW w:w="2088" w:type="dxa"/>
            <w:shd w:val="clear" w:color="auto" w:fill="auto"/>
            <w:vAlign w:val="center"/>
          </w:tcPr>
          <w:p w14:paraId="776E8145" w14:textId="77777777" w:rsidR="006917C1" w:rsidRPr="008E3983" w:rsidRDefault="006917C1" w:rsidP="008105FA">
            <w:r w:rsidRPr="008E3983">
              <w:t>Référence</w:t>
            </w:r>
          </w:p>
        </w:tc>
        <w:tc>
          <w:tcPr>
            <w:tcW w:w="7507" w:type="dxa"/>
            <w:gridSpan w:val="5"/>
            <w:shd w:val="clear" w:color="auto" w:fill="auto"/>
            <w:vAlign w:val="center"/>
          </w:tcPr>
          <w:p w14:paraId="776E8146" w14:textId="5A4F380F" w:rsidR="006917C1" w:rsidRPr="008E3983" w:rsidRDefault="00B144A4" w:rsidP="008105FA">
            <w:r w:rsidRPr="00B144A4">
              <w:t>OAB_Detecteur_V1_DSF</w:t>
            </w:r>
          </w:p>
        </w:tc>
      </w:tr>
      <w:tr w:rsidR="00AC0000" w:rsidRPr="008E3983" w14:paraId="776E814A" w14:textId="77777777" w:rsidTr="0043003E">
        <w:trPr>
          <w:cantSplit/>
        </w:trPr>
        <w:tc>
          <w:tcPr>
            <w:tcW w:w="2088" w:type="dxa"/>
            <w:shd w:val="clear" w:color="auto" w:fill="auto"/>
            <w:vAlign w:val="center"/>
          </w:tcPr>
          <w:p w14:paraId="776E8148" w14:textId="77777777" w:rsidR="00AC0000" w:rsidRPr="008E3983" w:rsidRDefault="00AC0000" w:rsidP="00EB44EF">
            <w:r w:rsidRPr="008E3983">
              <w:t>Version</w:t>
            </w:r>
          </w:p>
        </w:tc>
        <w:tc>
          <w:tcPr>
            <w:tcW w:w="7507" w:type="dxa"/>
            <w:gridSpan w:val="5"/>
            <w:shd w:val="clear" w:color="auto" w:fill="auto"/>
            <w:vAlign w:val="center"/>
          </w:tcPr>
          <w:p w14:paraId="776E8149" w14:textId="26E57D3E" w:rsidR="00AC0000" w:rsidRPr="008E3983" w:rsidRDefault="00B144A4" w:rsidP="00EB44EF">
            <w:r>
              <w:t>1.0</w:t>
            </w:r>
          </w:p>
        </w:tc>
      </w:tr>
      <w:tr w:rsidR="006917C1" w:rsidRPr="006807C4" w14:paraId="776E814D" w14:textId="77777777" w:rsidTr="0043003E">
        <w:trPr>
          <w:cantSplit/>
        </w:trPr>
        <w:tc>
          <w:tcPr>
            <w:tcW w:w="2088" w:type="dxa"/>
            <w:shd w:val="clear" w:color="auto" w:fill="auto"/>
            <w:vAlign w:val="center"/>
          </w:tcPr>
          <w:p w14:paraId="776E814B" w14:textId="77777777" w:rsidR="006917C1" w:rsidRPr="008E3983" w:rsidRDefault="006917C1" w:rsidP="008105FA">
            <w:r w:rsidRPr="008E3983">
              <w:lastRenderedPageBreak/>
              <w:t>Classification</w:t>
            </w:r>
          </w:p>
        </w:tc>
        <w:tc>
          <w:tcPr>
            <w:tcW w:w="7507" w:type="dxa"/>
            <w:gridSpan w:val="5"/>
            <w:shd w:val="clear" w:color="auto" w:fill="auto"/>
            <w:vAlign w:val="center"/>
          </w:tcPr>
          <w:p w14:paraId="776E814C" w14:textId="72511A2B" w:rsidR="006917C1" w:rsidRPr="00741D38" w:rsidRDefault="005B5B41" w:rsidP="008105FA">
            <w:pPr>
              <w:rPr>
                <w:lang w:val="en-US"/>
              </w:rPr>
            </w:pPr>
            <w:r w:rsidRPr="008E3983">
              <w:fldChar w:fldCharType="begin"/>
            </w:r>
            <w:r w:rsidR="00516F7A" w:rsidRPr="00741D38">
              <w:rPr>
                <w:lang w:val="en-US"/>
              </w:rPr>
              <w:instrText xml:space="preserve"> DOCPROPERTY Classification </w:instrText>
            </w:r>
            <w:r w:rsidRPr="008E3983">
              <w:fldChar w:fldCharType="separate"/>
            </w:r>
            <w:r w:rsidR="00B144A4">
              <w:rPr>
                <w:lang w:val="en-US"/>
              </w:rPr>
              <w:t>I</w:t>
            </w:r>
            <w:r w:rsidR="0001756D">
              <w:rPr>
                <w:lang w:val="en-US"/>
              </w:rPr>
              <w:t>nterne Orange Applications for Business</w:t>
            </w:r>
            <w:r w:rsidRPr="008E3983">
              <w:fldChar w:fldCharType="end"/>
            </w:r>
          </w:p>
        </w:tc>
      </w:tr>
      <w:tr w:rsidR="000135A9" w:rsidRPr="008E3983" w14:paraId="776E8150" w14:textId="77777777" w:rsidTr="0043003E">
        <w:trPr>
          <w:cantSplit/>
        </w:trPr>
        <w:tc>
          <w:tcPr>
            <w:tcW w:w="2088" w:type="dxa"/>
            <w:tcBorders>
              <w:top w:val="single" w:sz="6" w:space="0" w:color="FF6600"/>
              <w:bottom w:val="nil"/>
            </w:tcBorders>
            <w:shd w:val="clear" w:color="auto" w:fill="auto"/>
            <w:vAlign w:val="center"/>
          </w:tcPr>
          <w:p w14:paraId="776E814E" w14:textId="0524C2A1" w:rsidR="000135A9" w:rsidRPr="008E3983" w:rsidRDefault="000135A9" w:rsidP="008105FA">
            <w:pPr>
              <w:rPr>
                <w:bCs/>
              </w:rPr>
            </w:pPr>
            <w:r w:rsidRPr="008E3983">
              <w:rPr>
                <w:bCs/>
              </w:rPr>
              <w:t>Rédacteur</w:t>
            </w:r>
            <w:r w:rsidR="00635D1F">
              <w:rPr>
                <w:bCs/>
              </w:rPr>
              <w:t>s</w:t>
            </w:r>
          </w:p>
        </w:tc>
        <w:tc>
          <w:tcPr>
            <w:tcW w:w="7507" w:type="dxa"/>
            <w:gridSpan w:val="5"/>
            <w:tcBorders>
              <w:top w:val="single" w:sz="6" w:space="0" w:color="FF6600"/>
              <w:left w:val="single" w:sz="6" w:space="0" w:color="FF6600"/>
              <w:bottom w:val="nil"/>
              <w:right w:val="single" w:sz="6" w:space="0" w:color="FF6600"/>
            </w:tcBorders>
            <w:shd w:val="clear" w:color="auto" w:fill="auto"/>
            <w:vAlign w:val="center"/>
          </w:tcPr>
          <w:p w14:paraId="776E814F" w14:textId="0718A71F" w:rsidR="000135A9" w:rsidRPr="008E3983" w:rsidRDefault="00B144A4" w:rsidP="008105FA">
            <w:r>
              <w:t>Marie Brunet Carteaux</w:t>
            </w:r>
          </w:p>
        </w:tc>
      </w:tr>
      <w:tr w:rsidR="00FE7011" w:rsidRPr="008E3983" w14:paraId="776E8156" w14:textId="77777777" w:rsidTr="0043003E">
        <w:trPr>
          <w:cantSplit/>
        </w:trPr>
        <w:tc>
          <w:tcPr>
            <w:tcW w:w="2088" w:type="dxa"/>
            <w:tcBorders>
              <w:top w:val="single" w:sz="6" w:space="0" w:color="FF6600"/>
              <w:left w:val="single" w:sz="6" w:space="0" w:color="FF6600"/>
              <w:bottom w:val="single" w:sz="6" w:space="0" w:color="FFFFFF"/>
              <w:right w:val="single" w:sz="6" w:space="0" w:color="FF6600"/>
            </w:tcBorders>
            <w:shd w:val="clear" w:color="auto" w:fill="auto"/>
            <w:vAlign w:val="center"/>
          </w:tcPr>
          <w:p w14:paraId="776E8151" w14:textId="77777777" w:rsidR="00FE7011" w:rsidRPr="008E3983" w:rsidRDefault="00FE7011" w:rsidP="00BF281F">
            <w:pPr>
              <w:rPr>
                <w:rFonts w:cs="Arial"/>
                <w:iCs/>
              </w:rPr>
            </w:pPr>
            <w:r w:rsidRPr="008E3983">
              <w:rPr>
                <w:rFonts w:cs="Arial"/>
                <w:iCs/>
              </w:rPr>
              <w:t xml:space="preserve">Statut </w:t>
            </w:r>
          </w:p>
        </w:tc>
        <w:tc>
          <w:tcPr>
            <w:tcW w:w="1876" w:type="dxa"/>
            <w:gridSpan w:val="2"/>
            <w:tcBorders>
              <w:bottom w:val="nil"/>
              <w:right w:val="nil"/>
            </w:tcBorders>
            <w:shd w:val="clear" w:color="auto" w:fill="auto"/>
            <w:vAlign w:val="center"/>
          </w:tcPr>
          <w:p w14:paraId="776E8152" w14:textId="77777777" w:rsidR="00FE7011" w:rsidRPr="008E3983" w:rsidRDefault="00346A32" w:rsidP="00925AE2">
            <w:pPr>
              <w:jc w:val="center"/>
              <w:rPr>
                <w:rFonts w:cs="Arial"/>
                <w:iCs/>
              </w:rPr>
            </w:pPr>
            <w:r w:rsidRPr="008E3983">
              <w:rPr>
                <w:rFonts w:cs="Arial"/>
                <w:iCs/>
              </w:rPr>
              <w:fldChar w:fldCharType="begin">
                <w:ffData>
                  <w:name w:val="CaseACocher2"/>
                  <w:enabled/>
                  <w:calcOnExit w:val="0"/>
                  <w:checkBox>
                    <w:sizeAuto/>
                    <w:default w:val="1"/>
                  </w:checkBox>
                </w:ffData>
              </w:fldChar>
            </w:r>
            <w:bookmarkStart w:id="0" w:name="CaseACocher2"/>
            <w:r w:rsidRPr="008E3983">
              <w:rPr>
                <w:rFonts w:cs="Arial"/>
                <w:iCs/>
              </w:rPr>
              <w:instrText xml:space="preserve"> FORMCHECKBOX </w:instrText>
            </w:r>
            <w:r w:rsidR="00873F50">
              <w:rPr>
                <w:rFonts w:cs="Arial"/>
                <w:iCs/>
              </w:rPr>
            </w:r>
            <w:r w:rsidR="00873F50">
              <w:rPr>
                <w:rFonts w:cs="Arial"/>
                <w:iCs/>
              </w:rPr>
              <w:fldChar w:fldCharType="separate"/>
            </w:r>
            <w:r w:rsidRPr="008E3983">
              <w:rPr>
                <w:rFonts w:cs="Arial"/>
                <w:iCs/>
              </w:rPr>
              <w:fldChar w:fldCharType="end"/>
            </w:r>
            <w:bookmarkEnd w:id="0"/>
            <w:r w:rsidR="00925AE2" w:rsidRPr="008E3983">
              <w:rPr>
                <w:rFonts w:cs="Arial"/>
                <w:iCs/>
              </w:rPr>
              <w:t xml:space="preserve">  En cours</w:t>
            </w:r>
            <w:r w:rsidR="00FE7011" w:rsidRPr="008E3983">
              <w:rPr>
                <w:rFonts w:cs="Arial"/>
                <w:iCs/>
              </w:rPr>
              <w:t xml:space="preserve"> </w:t>
            </w:r>
          </w:p>
        </w:tc>
        <w:tc>
          <w:tcPr>
            <w:tcW w:w="1904" w:type="dxa"/>
            <w:tcBorders>
              <w:left w:val="nil"/>
              <w:bottom w:val="nil"/>
              <w:right w:val="nil"/>
            </w:tcBorders>
            <w:shd w:val="clear" w:color="auto" w:fill="auto"/>
            <w:vAlign w:val="center"/>
          </w:tcPr>
          <w:p w14:paraId="776E8153" w14:textId="2E4DFC9E" w:rsidR="00FE7011" w:rsidRPr="008E3983" w:rsidRDefault="00B144A4" w:rsidP="0043003E">
            <w:pPr>
              <w:jc w:val="center"/>
              <w:rPr>
                <w:rFonts w:cs="Arial"/>
                <w:iCs/>
              </w:rPr>
            </w:pPr>
            <w:r>
              <w:rPr>
                <w:rFonts w:cs="Arial"/>
                <w:iCs/>
              </w:rPr>
              <w:fldChar w:fldCharType="begin">
                <w:ffData>
                  <w:name w:val=""/>
                  <w:enabled/>
                  <w:calcOnExit w:val="0"/>
                  <w:checkBox>
                    <w:sizeAuto/>
                    <w:default w:val="0"/>
                  </w:checkBox>
                </w:ffData>
              </w:fldChar>
            </w:r>
            <w:r>
              <w:rPr>
                <w:rFonts w:cs="Arial"/>
                <w:iCs/>
              </w:rPr>
              <w:instrText xml:space="preserve"> FORMCHECKBOX </w:instrText>
            </w:r>
            <w:r w:rsidR="00873F50">
              <w:rPr>
                <w:rFonts w:cs="Arial"/>
                <w:iCs/>
              </w:rPr>
            </w:r>
            <w:r w:rsidR="00873F50">
              <w:rPr>
                <w:rFonts w:cs="Arial"/>
                <w:iCs/>
              </w:rPr>
              <w:fldChar w:fldCharType="separate"/>
            </w:r>
            <w:r>
              <w:rPr>
                <w:rFonts w:cs="Arial"/>
                <w:iCs/>
              </w:rPr>
              <w:fldChar w:fldCharType="end"/>
            </w:r>
            <w:r w:rsidR="00FE7011" w:rsidRPr="008E3983">
              <w:rPr>
                <w:rFonts w:cs="Arial"/>
                <w:iCs/>
              </w:rPr>
              <w:t xml:space="preserve">  Relu</w:t>
            </w:r>
          </w:p>
        </w:tc>
        <w:tc>
          <w:tcPr>
            <w:tcW w:w="1850" w:type="dxa"/>
            <w:tcBorders>
              <w:left w:val="nil"/>
              <w:bottom w:val="nil"/>
              <w:right w:val="nil"/>
            </w:tcBorders>
            <w:shd w:val="clear" w:color="auto" w:fill="auto"/>
            <w:vAlign w:val="center"/>
          </w:tcPr>
          <w:p w14:paraId="776E8154" w14:textId="77777777" w:rsidR="00FE7011" w:rsidRPr="008E3983" w:rsidRDefault="00933F36" w:rsidP="0043003E">
            <w:pPr>
              <w:jc w:val="center"/>
              <w:rPr>
                <w:rFonts w:cs="Arial"/>
                <w:iCs/>
              </w:rPr>
            </w:pPr>
            <w:r>
              <w:rPr>
                <w:rFonts w:cs="Arial"/>
                <w:iCs/>
              </w:rPr>
              <w:fldChar w:fldCharType="begin">
                <w:ffData>
                  <w:name w:val="CaseACocher3"/>
                  <w:enabled/>
                  <w:calcOnExit w:val="0"/>
                  <w:checkBox>
                    <w:sizeAuto/>
                    <w:default w:val="0"/>
                  </w:checkBox>
                </w:ffData>
              </w:fldChar>
            </w:r>
            <w:bookmarkStart w:id="1" w:name="CaseACocher3"/>
            <w:r>
              <w:rPr>
                <w:rFonts w:cs="Arial"/>
                <w:iCs/>
              </w:rPr>
              <w:instrText xml:space="preserve"> FORMCHECKBOX </w:instrText>
            </w:r>
            <w:r w:rsidR="00873F50">
              <w:rPr>
                <w:rFonts w:cs="Arial"/>
                <w:iCs/>
              </w:rPr>
            </w:r>
            <w:r w:rsidR="00873F50">
              <w:rPr>
                <w:rFonts w:cs="Arial"/>
                <w:iCs/>
              </w:rPr>
              <w:fldChar w:fldCharType="separate"/>
            </w:r>
            <w:r>
              <w:rPr>
                <w:rFonts w:cs="Arial"/>
                <w:iCs/>
              </w:rPr>
              <w:fldChar w:fldCharType="end"/>
            </w:r>
            <w:bookmarkEnd w:id="1"/>
            <w:r w:rsidR="00FE7011" w:rsidRPr="008E3983">
              <w:rPr>
                <w:rFonts w:cs="Arial"/>
                <w:iCs/>
              </w:rPr>
              <w:t xml:space="preserve">  Validé</w:t>
            </w:r>
          </w:p>
        </w:tc>
        <w:tc>
          <w:tcPr>
            <w:tcW w:w="1877" w:type="dxa"/>
            <w:tcBorders>
              <w:left w:val="nil"/>
              <w:bottom w:val="nil"/>
            </w:tcBorders>
            <w:shd w:val="clear" w:color="auto" w:fill="auto"/>
            <w:vAlign w:val="center"/>
          </w:tcPr>
          <w:p w14:paraId="776E8155" w14:textId="77777777" w:rsidR="00FE7011" w:rsidRPr="008E3983" w:rsidRDefault="00933F36" w:rsidP="0043003E">
            <w:pPr>
              <w:jc w:val="center"/>
              <w:rPr>
                <w:rFonts w:cs="Arial"/>
                <w:bCs/>
              </w:rPr>
            </w:pPr>
            <w:r>
              <w:rPr>
                <w:rFonts w:cs="Arial"/>
                <w:bCs/>
              </w:rPr>
              <w:fldChar w:fldCharType="begin">
                <w:ffData>
                  <w:name w:val="CaseACocher4"/>
                  <w:enabled/>
                  <w:calcOnExit w:val="0"/>
                  <w:checkBox>
                    <w:sizeAuto/>
                    <w:default w:val="0"/>
                  </w:checkBox>
                </w:ffData>
              </w:fldChar>
            </w:r>
            <w:bookmarkStart w:id="2" w:name="CaseACocher4"/>
            <w:r>
              <w:rPr>
                <w:rFonts w:cs="Arial"/>
                <w:bCs/>
              </w:rPr>
              <w:instrText xml:space="preserve"> FORMCHECKBOX </w:instrText>
            </w:r>
            <w:r w:rsidR="00873F50">
              <w:rPr>
                <w:rFonts w:cs="Arial"/>
                <w:bCs/>
              </w:rPr>
            </w:r>
            <w:r w:rsidR="00873F50">
              <w:rPr>
                <w:rFonts w:cs="Arial"/>
                <w:bCs/>
              </w:rPr>
              <w:fldChar w:fldCharType="separate"/>
            </w:r>
            <w:r>
              <w:rPr>
                <w:rFonts w:cs="Arial"/>
                <w:bCs/>
              </w:rPr>
              <w:fldChar w:fldCharType="end"/>
            </w:r>
            <w:bookmarkEnd w:id="2"/>
            <w:r w:rsidR="00FE7011" w:rsidRPr="008E3983">
              <w:rPr>
                <w:rFonts w:cs="Arial"/>
                <w:bCs/>
              </w:rPr>
              <w:t xml:space="preserve">  Approuvé</w:t>
            </w:r>
          </w:p>
        </w:tc>
      </w:tr>
      <w:tr w:rsidR="00293277" w:rsidRPr="008E3983" w14:paraId="776E815D" w14:textId="77777777" w:rsidTr="0043003E">
        <w:trPr>
          <w:cantSplit/>
        </w:trPr>
        <w:tc>
          <w:tcPr>
            <w:tcW w:w="208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157" w14:textId="77777777" w:rsidR="00293277" w:rsidRPr="008E3983" w:rsidRDefault="00293277" w:rsidP="00B21110">
            <w:pPr>
              <w:rPr>
                <w:iCs/>
              </w:rPr>
            </w:pPr>
            <w:r w:rsidRPr="008E3983">
              <w:rPr>
                <w:iCs/>
              </w:rPr>
              <w:t>Approbation</w:t>
            </w:r>
          </w:p>
          <w:p w14:paraId="776E8158" w14:textId="77777777" w:rsidR="00293277" w:rsidRPr="008E3983" w:rsidRDefault="00293277" w:rsidP="00B21110">
            <w:pPr>
              <w:rPr>
                <w:iCs/>
              </w:rPr>
            </w:pPr>
            <w:r w:rsidRPr="008E3983">
              <w:rPr>
                <w:iCs/>
              </w:rPr>
              <w:t>(Nom et signature)</w:t>
            </w:r>
          </w:p>
        </w:tc>
        <w:tc>
          <w:tcPr>
            <w:tcW w:w="1800" w:type="dxa"/>
            <w:shd w:val="clear" w:color="auto" w:fill="auto"/>
            <w:vAlign w:val="center"/>
          </w:tcPr>
          <w:p w14:paraId="776E8159" w14:textId="4169B966" w:rsidR="00293277" w:rsidRPr="008E3983" w:rsidRDefault="00B144A4" w:rsidP="00B21110">
            <w:pPr>
              <w:rPr>
                <w:iCs/>
              </w:rPr>
            </w:pPr>
            <w:r>
              <w:rPr>
                <w:iCs/>
              </w:rPr>
              <w:t xml:space="preserve">Lionel </w:t>
            </w:r>
            <w:proofErr w:type="spellStart"/>
            <w:r>
              <w:rPr>
                <w:iCs/>
              </w:rPr>
              <w:t>Frémanteau</w:t>
            </w:r>
            <w:proofErr w:type="spellEnd"/>
          </w:p>
        </w:tc>
        <w:tc>
          <w:tcPr>
            <w:tcW w:w="1980" w:type="dxa"/>
            <w:gridSpan w:val="2"/>
            <w:shd w:val="clear" w:color="auto" w:fill="auto"/>
            <w:vAlign w:val="center"/>
          </w:tcPr>
          <w:p w14:paraId="776E815A" w14:textId="0FFA51D4" w:rsidR="00293277" w:rsidRPr="008E3983" w:rsidRDefault="00B144A4" w:rsidP="00B144A4">
            <w:pPr>
              <w:rPr>
                <w:iCs/>
              </w:rPr>
            </w:pPr>
            <w:r>
              <w:rPr>
                <w:iCs/>
              </w:rPr>
              <w:t xml:space="preserve">Florence </w:t>
            </w:r>
            <w:proofErr w:type="spellStart"/>
            <w:r>
              <w:rPr>
                <w:iCs/>
              </w:rPr>
              <w:t>Laup</w:t>
            </w:r>
            <w:proofErr w:type="spellEnd"/>
          </w:p>
        </w:tc>
        <w:tc>
          <w:tcPr>
            <w:tcW w:w="1850" w:type="dxa"/>
            <w:shd w:val="clear" w:color="auto" w:fill="auto"/>
            <w:vAlign w:val="center"/>
          </w:tcPr>
          <w:p w14:paraId="776E815B" w14:textId="2329BBC1" w:rsidR="00293277" w:rsidRPr="008E3983" w:rsidRDefault="00293277" w:rsidP="00B21110">
            <w:pPr>
              <w:rPr>
                <w:iCs/>
              </w:rPr>
            </w:pPr>
          </w:p>
        </w:tc>
        <w:tc>
          <w:tcPr>
            <w:tcW w:w="1877" w:type="dxa"/>
            <w:shd w:val="clear" w:color="auto" w:fill="auto"/>
            <w:vAlign w:val="center"/>
          </w:tcPr>
          <w:p w14:paraId="776E815C" w14:textId="77777777" w:rsidR="00293277" w:rsidRPr="008E3983" w:rsidRDefault="00293277" w:rsidP="00B21110">
            <w:pPr>
              <w:rPr>
                <w:bCs/>
              </w:rPr>
            </w:pPr>
          </w:p>
        </w:tc>
      </w:tr>
      <w:tr w:rsidR="00293277" w:rsidRPr="008E3983" w14:paraId="776E8160" w14:textId="77777777" w:rsidTr="0043003E">
        <w:trPr>
          <w:cantSplit/>
        </w:trPr>
        <w:tc>
          <w:tcPr>
            <w:tcW w:w="2088" w:type="dxa"/>
            <w:shd w:val="clear" w:color="auto" w:fill="auto"/>
            <w:vAlign w:val="center"/>
          </w:tcPr>
          <w:p w14:paraId="776E815E" w14:textId="77777777" w:rsidR="00293277" w:rsidRPr="008E3983" w:rsidRDefault="00293277" w:rsidP="00B21110">
            <w:pPr>
              <w:rPr>
                <w:bCs/>
              </w:rPr>
            </w:pPr>
            <w:r w:rsidRPr="008E3983">
              <w:rPr>
                <w:bCs/>
              </w:rPr>
              <w:t>Date</w:t>
            </w:r>
          </w:p>
        </w:tc>
        <w:tc>
          <w:tcPr>
            <w:tcW w:w="7507" w:type="dxa"/>
            <w:gridSpan w:val="5"/>
            <w:shd w:val="clear" w:color="auto" w:fill="auto"/>
            <w:vAlign w:val="center"/>
          </w:tcPr>
          <w:p w14:paraId="776E815F" w14:textId="07F32FFF" w:rsidR="00293277" w:rsidRPr="008E3983" w:rsidRDefault="00DD5B7C" w:rsidP="00B21110">
            <w:r>
              <w:t>17/04/2018</w:t>
            </w:r>
          </w:p>
        </w:tc>
      </w:tr>
    </w:tbl>
    <w:p w14:paraId="776E8161" w14:textId="4A905522" w:rsidR="0037742A" w:rsidRPr="008E3983" w:rsidRDefault="00293277" w:rsidP="0061145B">
      <w:pPr>
        <w:pStyle w:val="Titre-section"/>
      </w:pPr>
      <w:r>
        <w:t>D</w:t>
      </w:r>
      <w:r w:rsidR="0037742A" w:rsidRPr="008E3983">
        <w:t>iffusion</w:t>
      </w:r>
    </w:p>
    <w:tbl>
      <w:tblPr>
        <w:tblW w:w="9585" w:type="dxa"/>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ook w:val="01E0" w:firstRow="1" w:lastRow="1" w:firstColumn="1" w:lastColumn="1" w:noHBand="0" w:noVBand="0"/>
      </w:tblPr>
      <w:tblGrid>
        <w:gridCol w:w="2088"/>
        <w:gridCol w:w="2415"/>
        <w:gridCol w:w="3525"/>
        <w:gridCol w:w="1557"/>
      </w:tblGrid>
      <w:tr w:rsidR="00054F1E" w:rsidRPr="008E3983" w14:paraId="776E8166" w14:textId="77777777" w:rsidTr="005A7EEA">
        <w:trPr>
          <w:cantSplit/>
        </w:trPr>
        <w:tc>
          <w:tcPr>
            <w:tcW w:w="2088" w:type="dxa"/>
            <w:shd w:val="clear" w:color="auto" w:fill="auto"/>
            <w:vAlign w:val="center"/>
          </w:tcPr>
          <w:p w14:paraId="776E8162" w14:textId="77777777" w:rsidR="00054F1E" w:rsidRPr="008E3983" w:rsidRDefault="00A85A72" w:rsidP="006A437A">
            <w:pPr>
              <w:rPr>
                <w:b/>
                <w:iCs/>
              </w:rPr>
            </w:pPr>
            <w:r w:rsidRPr="008E3983">
              <w:rPr>
                <w:b/>
                <w:iCs/>
              </w:rPr>
              <w:t>s</w:t>
            </w:r>
            <w:r w:rsidR="00054F1E" w:rsidRPr="008E3983">
              <w:rPr>
                <w:b/>
                <w:iCs/>
              </w:rPr>
              <w:t>ociété</w:t>
            </w:r>
          </w:p>
        </w:tc>
        <w:tc>
          <w:tcPr>
            <w:tcW w:w="2415" w:type="dxa"/>
            <w:shd w:val="clear" w:color="auto" w:fill="auto"/>
            <w:vAlign w:val="center"/>
          </w:tcPr>
          <w:p w14:paraId="776E8163" w14:textId="77777777" w:rsidR="00054F1E" w:rsidRPr="008E3983" w:rsidRDefault="00A85A72" w:rsidP="006A437A">
            <w:pPr>
              <w:rPr>
                <w:b/>
                <w:iCs/>
              </w:rPr>
            </w:pPr>
            <w:r w:rsidRPr="008E3983">
              <w:rPr>
                <w:b/>
                <w:iCs/>
              </w:rPr>
              <w:t>n</w:t>
            </w:r>
            <w:r w:rsidR="00054F1E" w:rsidRPr="008E3983">
              <w:rPr>
                <w:b/>
                <w:iCs/>
              </w:rPr>
              <w:t>om</w:t>
            </w:r>
          </w:p>
        </w:tc>
        <w:tc>
          <w:tcPr>
            <w:tcW w:w="3525" w:type="dxa"/>
            <w:shd w:val="clear" w:color="auto" w:fill="auto"/>
            <w:vAlign w:val="center"/>
          </w:tcPr>
          <w:p w14:paraId="776E8164" w14:textId="77777777" w:rsidR="00054F1E" w:rsidRPr="008E3983" w:rsidRDefault="00A85A72" w:rsidP="006A437A">
            <w:pPr>
              <w:rPr>
                <w:b/>
                <w:iCs/>
              </w:rPr>
            </w:pPr>
            <w:r w:rsidRPr="008E3983">
              <w:rPr>
                <w:b/>
                <w:iCs/>
              </w:rPr>
              <w:t>f</w:t>
            </w:r>
            <w:r w:rsidR="00054F1E" w:rsidRPr="008E3983">
              <w:rPr>
                <w:b/>
                <w:iCs/>
              </w:rPr>
              <w:t>onction</w:t>
            </w:r>
          </w:p>
        </w:tc>
        <w:tc>
          <w:tcPr>
            <w:tcW w:w="1557" w:type="dxa"/>
            <w:shd w:val="clear" w:color="auto" w:fill="auto"/>
            <w:vAlign w:val="center"/>
          </w:tcPr>
          <w:p w14:paraId="776E8165" w14:textId="77777777" w:rsidR="00054F1E" w:rsidRPr="008E3983" w:rsidRDefault="00A85A72" w:rsidP="00AC1BE2">
            <w:pPr>
              <w:rPr>
                <w:b/>
                <w:bCs/>
              </w:rPr>
            </w:pPr>
            <w:r w:rsidRPr="008E3983">
              <w:rPr>
                <w:b/>
                <w:bCs/>
              </w:rPr>
              <w:t>d</w:t>
            </w:r>
            <w:r w:rsidR="00054F1E" w:rsidRPr="008E3983">
              <w:rPr>
                <w:b/>
                <w:bCs/>
              </w:rPr>
              <w:t>iffusion</w:t>
            </w:r>
          </w:p>
        </w:tc>
      </w:tr>
      <w:tr w:rsidR="00054F1E" w:rsidRPr="008E3983" w14:paraId="776E8175" w14:textId="77777777" w:rsidTr="005A7EEA">
        <w:trPr>
          <w:cantSplit/>
        </w:trPr>
        <w:tc>
          <w:tcPr>
            <w:tcW w:w="2088" w:type="dxa"/>
            <w:vMerge w:val="restart"/>
            <w:shd w:val="clear" w:color="auto" w:fill="auto"/>
            <w:vAlign w:val="center"/>
          </w:tcPr>
          <w:p w14:paraId="776E8171" w14:textId="77777777" w:rsidR="00054F1E" w:rsidRPr="008E3983" w:rsidRDefault="00873F50" w:rsidP="00D607D2">
            <w:pPr>
              <w:jc w:val="left"/>
            </w:pPr>
            <w:fldSimple w:instr=" DOCPROPERTY  Company ">
              <w:r w:rsidR="0001756D">
                <w:t>Orange Applications for Business</w:t>
              </w:r>
            </w:fldSimple>
          </w:p>
        </w:tc>
        <w:tc>
          <w:tcPr>
            <w:tcW w:w="2415" w:type="dxa"/>
            <w:shd w:val="clear" w:color="auto" w:fill="auto"/>
            <w:vAlign w:val="center"/>
          </w:tcPr>
          <w:p w14:paraId="776E8172" w14:textId="36D03BC0" w:rsidR="00054F1E" w:rsidRPr="008E3983" w:rsidRDefault="00B144A4" w:rsidP="006A437A">
            <w:r>
              <w:rPr>
                <w:iCs/>
              </w:rPr>
              <w:t>Marie Brunet Carteaux</w:t>
            </w:r>
          </w:p>
        </w:tc>
        <w:tc>
          <w:tcPr>
            <w:tcW w:w="3525" w:type="dxa"/>
            <w:shd w:val="clear" w:color="auto" w:fill="auto"/>
            <w:vAlign w:val="center"/>
          </w:tcPr>
          <w:p w14:paraId="776E8173" w14:textId="05810EE5" w:rsidR="00054F1E" w:rsidRPr="008E3983" w:rsidRDefault="00B144A4" w:rsidP="006A437A">
            <w:r>
              <w:t>Développeur</w:t>
            </w:r>
          </w:p>
        </w:tc>
        <w:tc>
          <w:tcPr>
            <w:tcW w:w="1557" w:type="dxa"/>
            <w:shd w:val="clear" w:color="auto" w:fill="auto"/>
            <w:vAlign w:val="center"/>
          </w:tcPr>
          <w:p w14:paraId="776E8174" w14:textId="77777777" w:rsidR="00054F1E" w:rsidRPr="008E3983" w:rsidRDefault="00A85A72" w:rsidP="00AC1BE2">
            <w:r w:rsidRPr="008E3983">
              <w:t>r</w:t>
            </w:r>
            <w:r w:rsidR="00054F1E" w:rsidRPr="008E3983">
              <w:t>édaction</w:t>
            </w:r>
          </w:p>
        </w:tc>
      </w:tr>
      <w:tr w:rsidR="00524408" w:rsidRPr="008E3983" w14:paraId="42D6ABF5" w14:textId="77777777" w:rsidTr="005A7EEA">
        <w:trPr>
          <w:cantSplit/>
        </w:trPr>
        <w:tc>
          <w:tcPr>
            <w:tcW w:w="2088" w:type="dxa"/>
            <w:vMerge/>
            <w:shd w:val="clear" w:color="auto" w:fill="auto"/>
            <w:vAlign w:val="center"/>
          </w:tcPr>
          <w:p w14:paraId="30656742" w14:textId="77777777" w:rsidR="00524408" w:rsidRDefault="00524408" w:rsidP="006A437A"/>
        </w:tc>
        <w:tc>
          <w:tcPr>
            <w:tcW w:w="2415" w:type="dxa"/>
            <w:shd w:val="clear" w:color="auto" w:fill="auto"/>
            <w:vAlign w:val="center"/>
          </w:tcPr>
          <w:p w14:paraId="3D370FCA" w14:textId="3913C1C0" w:rsidR="00524408" w:rsidRDefault="00B144A4" w:rsidP="006A437A">
            <w:pPr>
              <w:rPr>
                <w:iCs/>
              </w:rPr>
            </w:pPr>
            <w:r>
              <w:rPr>
                <w:iCs/>
              </w:rPr>
              <w:t xml:space="preserve">Lionel </w:t>
            </w:r>
            <w:proofErr w:type="spellStart"/>
            <w:r>
              <w:rPr>
                <w:iCs/>
              </w:rPr>
              <w:t>Frémanteau</w:t>
            </w:r>
            <w:proofErr w:type="spellEnd"/>
          </w:p>
        </w:tc>
        <w:tc>
          <w:tcPr>
            <w:tcW w:w="3525" w:type="dxa"/>
            <w:shd w:val="clear" w:color="auto" w:fill="auto"/>
            <w:vAlign w:val="center"/>
          </w:tcPr>
          <w:p w14:paraId="046596CC" w14:textId="59838152" w:rsidR="00524408" w:rsidRPr="008E3983" w:rsidRDefault="00B144A4" w:rsidP="006A437A">
            <w:r>
              <w:t xml:space="preserve">Tuteur </w:t>
            </w:r>
          </w:p>
        </w:tc>
        <w:tc>
          <w:tcPr>
            <w:tcW w:w="1557" w:type="dxa"/>
            <w:shd w:val="clear" w:color="auto" w:fill="auto"/>
            <w:vAlign w:val="center"/>
          </w:tcPr>
          <w:p w14:paraId="4856BE7D" w14:textId="0C10F2C5" w:rsidR="00524408" w:rsidRPr="008E3983" w:rsidRDefault="00B144A4" w:rsidP="00AC1BE2">
            <w:r>
              <w:t>validation</w:t>
            </w:r>
          </w:p>
        </w:tc>
      </w:tr>
      <w:tr w:rsidR="00054F1E" w:rsidRPr="008E3983" w14:paraId="776E817A" w14:textId="77777777" w:rsidTr="005A7EEA">
        <w:trPr>
          <w:cantSplit/>
        </w:trPr>
        <w:tc>
          <w:tcPr>
            <w:tcW w:w="2088" w:type="dxa"/>
            <w:vMerge/>
            <w:shd w:val="clear" w:color="auto" w:fill="auto"/>
            <w:vAlign w:val="center"/>
          </w:tcPr>
          <w:p w14:paraId="776E8176" w14:textId="77777777" w:rsidR="00054F1E" w:rsidRPr="008E3983" w:rsidRDefault="00054F1E" w:rsidP="006A437A">
            <w:pPr>
              <w:rPr>
                <w:bCs/>
              </w:rPr>
            </w:pPr>
          </w:p>
        </w:tc>
        <w:tc>
          <w:tcPr>
            <w:tcW w:w="2415" w:type="dxa"/>
            <w:shd w:val="clear" w:color="auto" w:fill="auto"/>
            <w:vAlign w:val="center"/>
          </w:tcPr>
          <w:p w14:paraId="776E8177" w14:textId="2032EE45" w:rsidR="00054F1E" w:rsidRPr="008E3983" w:rsidRDefault="00B144A4" w:rsidP="006A437A">
            <w:r>
              <w:t xml:space="preserve">Florence </w:t>
            </w:r>
            <w:proofErr w:type="spellStart"/>
            <w:r>
              <w:t>Laup</w:t>
            </w:r>
            <w:proofErr w:type="spellEnd"/>
          </w:p>
        </w:tc>
        <w:tc>
          <w:tcPr>
            <w:tcW w:w="3525" w:type="dxa"/>
            <w:shd w:val="clear" w:color="auto" w:fill="auto"/>
            <w:vAlign w:val="center"/>
          </w:tcPr>
          <w:p w14:paraId="776E8178" w14:textId="5CEB9658" w:rsidR="00054F1E" w:rsidRPr="008E3983" w:rsidRDefault="00B144A4" w:rsidP="006A437A">
            <w:r>
              <w:t>Manager</w:t>
            </w:r>
          </w:p>
        </w:tc>
        <w:tc>
          <w:tcPr>
            <w:tcW w:w="1557" w:type="dxa"/>
            <w:shd w:val="clear" w:color="auto" w:fill="auto"/>
            <w:vAlign w:val="center"/>
          </w:tcPr>
          <w:p w14:paraId="776E8179" w14:textId="77777777" w:rsidR="00054F1E" w:rsidRPr="008E3983" w:rsidRDefault="004D6A1C" w:rsidP="00AC1BE2">
            <w:r w:rsidRPr="008E3983">
              <w:t>validation</w:t>
            </w:r>
          </w:p>
        </w:tc>
      </w:tr>
    </w:tbl>
    <w:p w14:paraId="776E817B" w14:textId="1E00A2D7" w:rsidR="0037742A" w:rsidRPr="008E3983" w:rsidRDefault="00293277" w:rsidP="0061145B">
      <w:pPr>
        <w:pStyle w:val="Titre-section"/>
      </w:pPr>
      <w:r>
        <w:t>H</w:t>
      </w:r>
      <w:r w:rsidR="0037742A" w:rsidRPr="008E3983">
        <w:t>istorique des versions</w:t>
      </w:r>
    </w:p>
    <w:tbl>
      <w:tblPr>
        <w:tblW w:w="9585" w:type="dxa"/>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ook w:val="01E0" w:firstRow="1" w:lastRow="1" w:firstColumn="1" w:lastColumn="1" w:noHBand="0" w:noVBand="0"/>
      </w:tblPr>
      <w:tblGrid>
        <w:gridCol w:w="1146"/>
        <w:gridCol w:w="4631"/>
        <w:gridCol w:w="2251"/>
        <w:gridCol w:w="1557"/>
      </w:tblGrid>
      <w:tr w:rsidR="00F5349C" w:rsidRPr="008E3983" w14:paraId="776E8180" w14:textId="77777777" w:rsidTr="0043003E">
        <w:trPr>
          <w:cantSplit/>
        </w:trPr>
        <w:tc>
          <w:tcPr>
            <w:tcW w:w="1146" w:type="dxa"/>
            <w:shd w:val="clear" w:color="auto" w:fill="auto"/>
            <w:vAlign w:val="center"/>
          </w:tcPr>
          <w:p w14:paraId="776E817C" w14:textId="77777777" w:rsidR="00F5349C" w:rsidRPr="008E3983" w:rsidRDefault="00F5349C" w:rsidP="008105FA">
            <w:pPr>
              <w:rPr>
                <w:b/>
                <w:iCs/>
              </w:rPr>
            </w:pPr>
            <w:r w:rsidRPr="008E3983">
              <w:rPr>
                <w:b/>
                <w:iCs/>
              </w:rPr>
              <w:t>Version</w:t>
            </w:r>
          </w:p>
        </w:tc>
        <w:tc>
          <w:tcPr>
            <w:tcW w:w="4631" w:type="dxa"/>
            <w:shd w:val="clear" w:color="auto" w:fill="auto"/>
            <w:vAlign w:val="center"/>
          </w:tcPr>
          <w:p w14:paraId="776E817D" w14:textId="77777777" w:rsidR="00F5349C" w:rsidRPr="008E3983" w:rsidRDefault="003560AB" w:rsidP="008105FA">
            <w:pPr>
              <w:rPr>
                <w:b/>
                <w:iCs/>
              </w:rPr>
            </w:pPr>
            <w:r w:rsidRPr="008E3983">
              <w:rPr>
                <w:b/>
                <w:iCs/>
              </w:rPr>
              <w:t>Opération</w:t>
            </w:r>
          </w:p>
        </w:tc>
        <w:tc>
          <w:tcPr>
            <w:tcW w:w="2251" w:type="dxa"/>
            <w:shd w:val="clear" w:color="auto" w:fill="auto"/>
            <w:vAlign w:val="center"/>
          </w:tcPr>
          <w:p w14:paraId="776E817E" w14:textId="77777777" w:rsidR="00F5349C" w:rsidRPr="008E3983" w:rsidRDefault="00F5349C" w:rsidP="008105FA">
            <w:pPr>
              <w:rPr>
                <w:b/>
                <w:iCs/>
              </w:rPr>
            </w:pPr>
            <w:r w:rsidRPr="008E3983">
              <w:rPr>
                <w:b/>
                <w:iCs/>
              </w:rPr>
              <w:t>Nom</w:t>
            </w:r>
          </w:p>
        </w:tc>
        <w:tc>
          <w:tcPr>
            <w:tcW w:w="1557" w:type="dxa"/>
            <w:shd w:val="clear" w:color="auto" w:fill="auto"/>
            <w:vAlign w:val="center"/>
          </w:tcPr>
          <w:p w14:paraId="776E817F" w14:textId="77777777" w:rsidR="00F5349C" w:rsidRPr="008E3983" w:rsidRDefault="00F5349C" w:rsidP="008105FA">
            <w:pPr>
              <w:rPr>
                <w:b/>
                <w:bCs/>
              </w:rPr>
            </w:pPr>
            <w:r w:rsidRPr="008E3983">
              <w:rPr>
                <w:b/>
                <w:bCs/>
              </w:rPr>
              <w:t>Date</w:t>
            </w:r>
          </w:p>
        </w:tc>
      </w:tr>
      <w:tr w:rsidR="00F5349C" w:rsidRPr="008E3983" w14:paraId="776E8185" w14:textId="77777777" w:rsidTr="0043003E">
        <w:trPr>
          <w:cantSplit/>
        </w:trPr>
        <w:tc>
          <w:tcPr>
            <w:tcW w:w="1146" w:type="dxa"/>
            <w:shd w:val="clear" w:color="auto" w:fill="auto"/>
            <w:vAlign w:val="center"/>
          </w:tcPr>
          <w:p w14:paraId="776E8181" w14:textId="77777777" w:rsidR="00F5349C" w:rsidRPr="008E3983" w:rsidRDefault="003560AB" w:rsidP="008105FA">
            <w:r w:rsidRPr="008E3983">
              <w:t>1.0</w:t>
            </w:r>
          </w:p>
        </w:tc>
        <w:tc>
          <w:tcPr>
            <w:tcW w:w="4631" w:type="dxa"/>
            <w:shd w:val="clear" w:color="auto" w:fill="auto"/>
            <w:vAlign w:val="center"/>
          </w:tcPr>
          <w:p w14:paraId="776E8182" w14:textId="4917F692" w:rsidR="00F5349C" w:rsidRPr="008E3983" w:rsidRDefault="001D0DF8" w:rsidP="008105FA">
            <w:r>
              <w:t>Création</w:t>
            </w:r>
          </w:p>
        </w:tc>
        <w:tc>
          <w:tcPr>
            <w:tcW w:w="2251" w:type="dxa"/>
            <w:shd w:val="clear" w:color="auto" w:fill="auto"/>
            <w:vAlign w:val="center"/>
          </w:tcPr>
          <w:p w14:paraId="776E8183" w14:textId="23E6407A" w:rsidR="00F5349C" w:rsidRPr="008E3983" w:rsidRDefault="001D0DF8" w:rsidP="00D607D2">
            <w:pPr>
              <w:jc w:val="left"/>
            </w:pPr>
            <w:r>
              <w:t>Marie Brunet Carteaux</w:t>
            </w:r>
          </w:p>
        </w:tc>
        <w:tc>
          <w:tcPr>
            <w:tcW w:w="1557" w:type="dxa"/>
            <w:shd w:val="clear" w:color="auto" w:fill="auto"/>
            <w:vAlign w:val="center"/>
          </w:tcPr>
          <w:p w14:paraId="776E8184" w14:textId="11A544B3" w:rsidR="00F5349C" w:rsidRPr="008E3983" w:rsidRDefault="001D0DF8" w:rsidP="008105FA">
            <w:r>
              <w:t>17/04/2018</w:t>
            </w:r>
          </w:p>
        </w:tc>
      </w:tr>
    </w:tbl>
    <w:p w14:paraId="776E8190" w14:textId="758FCB48" w:rsidR="00F5349C" w:rsidRPr="008E3983" w:rsidRDefault="00F5349C" w:rsidP="006A437A"/>
    <w:p w14:paraId="776E8191" w14:textId="275FE21A" w:rsidR="008E07E4" w:rsidRPr="008E3983" w:rsidRDefault="00BB4BB8" w:rsidP="0061145B">
      <w:pPr>
        <w:pStyle w:val="Titre-section"/>
      </w:pPr>
      <w:r w:rsidRPr="008E3983">
        <w:br w:type="page"/>
      </w:r>
      <w:r w:rsidR="00293277">
        <w:lastRenderedPageBreak/>
        <w:t>T</w:t>
      </w:r>
      <w:r w:rsidR="004C4EC8" w:rsidRPr="008E3983">
        <w:t>able des matières</w:t>
      </w:r>
    </w:p>
    <w:sdt>
      <w:sdtPr>
        <w:rPr>
          <w:b w:val="0"/>
          <w:caps w:val="0"/>
        </w:rPr>
        <w:id w:val="-1782795993"/>
        <w:docPartObj>
          <w:docPartGallery w:val="Table of Contents"/>
          <w:docPartUnique/>
        </w:docPartObj>
      </w:sdtPr>
      <w:sdtEndPr>
        <w:rPr>
          <w:bCs/>
        </w:rPr>
      </w:sdtEndPr>
      <w:sdtContent>
        <w:p w14:paraId="51662A50" w14:textId="77777777" w:rsidR="005F1B5D" w:rsidRDefault="00BE424B">
          <w:pPr>
            <w:pStyle w:val="TM1"/>
            <w:tabs>
              <w:tab w:val="left" w:pos="482"/>
              <w:tab w:val="right" w:leader="dot" w:pos="9060"/>
            </w:tabs>
            <w:rPr>
              <w:rFonts w:asciiTheme="minorHAnsi" w:eastAsiaTheme="minorEastAsia" w:hAnsiTheme="minorHAnsi" w:cstheme="minorBidi"/>
              <w:b w:val="0"/>
              <w:caps w:val="0"/>
              <w:noProof/>
              <w:szCs w:val="22"/>
            </w:rPr>
          </w:pPr>
          <w:r>
            <w:fldChar w:fldCharType="begin"/>
          </w:r>
          <w:r>
            <w:instrText xml:space="preserve"> TOC \o "1-3" \h \z \u </w:instrText>
          </w:r>
          <w:r>
            <w:fldChar w:fldCharType="separate"/>
          </w:r>
          <w:hyperlink w:anchor="_Toc513023514" w:history="1">
            <w:r w:rsidR="005F1B5D" w:rsidRPr="00223528">
              <w:rPr>
                <w:rStyle w:val="Lienhypertexte"/>
                <w:noProof/>
              </w:rPr>
              <w:t>1.</w:t>
            </w:r>
            <w:r w:rsidR="005F1B5D">
              <w:rPr>
                <w:rFonts w:asciiTheme="minorHAnsi" w:eastAsiaTheme="minorEastAsia" w:hAnsiTheme="minorHAnsi" w:cstheme="minorBidi"/>
                <w:b w:val="0"/>
                <w:caps w:val="0"/>
                <w:noProof/>
                <w:szCs w:val="22"/>
              </w:rPr>
              <w:tab/>
            </w:r>
            <w:r w:rsidR="005F1B5D" w:rsidRPr="00223528">
              <w:rPr>
                <w:rStyle w:val="Lienhypertexte"/>
                <w:noProof/>
              </w:rPr>
              <w:t>Introduction</w:t>
            </w:r>
            <w:r w:rsidR="005F1B5D">
              <w:rPr>
                <w:noProof/>
                <w:webHidden/>
              </w:rPr>
              <w:tab/>
            </w:r>
            <w:r w:rsidR="005F1B5D">
              <w:rPr>
                <w:noProof/>
                <w:webHidden/>
              </w:rPr>
              <w:fldChar w:fldCharType="begin"/>
            </w:r>
            <w:r w:rsidR="005F1B5D">
              <w:rPr>
                <w:noProof/>
                <w:webHidden/>
              </w:rPr>
              <w:instrText xml:space="preserve"> PAGEREF _Toc513023514 \h </w:instrText>
            </w:r>
            <w:r w:rsidR="005F1B5D">
              <w:rPr>
                <w:noProof/>
                <w:webHidden/>
              </w:rPr>
            </w:r>
            <w:r w:rsidR="005F1B5D">
              <w:rPr>
                <w:noProof/>
                <w:webHidden/>
              </w:rPr>
              <w:fldChar w:fldCharType="separate"/>
            </w:r>
            <w:r w:rsidR="00B954E7">
              <w:rPr>
                <w:noProof/>
                <w:webHidden/>
              </w:rPr>
              <w:t>6</w:t>
            </w:r>
            <w:r w:rsidR="005F1B5D">
              <w:rPr>
                <w:noProof/>
                <w:webHidden/>
              </w:rPr>
              <w:fldChar w:fldCharType="end"/>
            </w:r>
          </w:hyperlink>
        </w:p>
        <w:p w14:paraId="57722BA2" w14:textId="77777777" w:rsidR="005F1B5D" w:rsidRDefault="00873F50">
          <w:pPr>
            <w:pStyle w:val="TM2"/>
            <w:rPr>
              <w:rFonts w:asciiTheme="minorHAnsi" w:eastAsiaTheme="minorEastAsia" w:hAnsiTheme="minorHAnsi" w:cstheme="minorBidi"/>
              <w:noProof/>
              <w:sz w:val="22"/>
              <w:szCs w:val="22"/>
            </w:rPr>
          </w:pPr>
          <w:hyperlink w:anchor="_Toc513023515" w:history="1">
            <w:r w:rsidR="005F1B5D" w:rsidRPr="00223528">
              <w:rPr>
                <w:rStyle w:val="Lienhypertexte"/>
                <w:noProof/>
              </w:rPr>
              <w:t>1.1.</w:t>
            </w:r>
            <w:r w:rsidR="005F1B5D">
              <w:rPr>
                <w:rFonts w:asciiTheme="minorHAnsi" w:eastAsiaTheme="minorEastAsia" w:hAnsiTheme="minorHAnsi" w:cstheme="minorBidi"/>
                <w:noProof/>
                <w:sz w:val="22"/>
                <w:szCs w:val="22"/>
              </w:rPr>
              <w:tab/>
            </w:r>
            <w:r w:rsidR="005F1B5D" w:rsidRPr="00223528">
              <w:rPr>
                <w:rStyle w:val="Lienhypertexte"/>
                <w:noProof/>
              </w:rPr>
              <w:t>Contexte</w:t>
            </w:r>
            <w:r w:rsidR="005F1B5D">
              <w:rPr>
                <w:noProof/>
                <w:webHidden/>
              </w:rPr>
              <w:tab/>
            </w:r>
            <w:r w:rsidR="005F1B5D">
              <w:rPr>
                <w:noProof/>
                <w:webHidden/>
              </w:rPr>
              <w:fldChar w:fldCharType="begin"/>
            </w:r>
            <w:r w:rsidR="005F1B5D">
              <w:rPr>
                <w:noProof/>
                <w:webHidden/>
              </w:rPr>
              <w:instrText xml:space="preserve"> PAGEREF _Toc513023515 \h </w:instrText>
            </w:r>
            <w:r w:rsidR="005F1B5D">
              <w:rPr>
                <w:noProof/>
                <w:webHidden/>
              </w:rPr>
            </w:r>
            <w:r w:rsidR="005F1B5D">
              <w:rPr>
                <w:noProof/>
                <w:webHidden/>
              </w:rPr>
              <w:fldChar w:fldCharType="separate"/>
            </w:r>
            <w:r w:rsidR="00B954E7">
              <w:rPr>
                <w:noProof/>
                <w:webHidden/>
              </w:rPr>
              <w:t>6</w:t>
            </w:r>
            <w:r w:rsidR="005F1B5D">
              <w:rPr>
                <w:noProof/>
                <w:webHidden/>
              </w:rPr>
              <w:fldChar w:fldCharType="end"/>
            </w:r>
          </w:hyperlink>
        </w:p>
        <w:p w14:paraId="5200C742"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16" w:history="1">
            <w:r w:rsidR="005F1B5D" w:rsidRPr="00223528">
              <w:rPr>
                <w:rStyle w:val="Lienhypertexte"/>
                <w:noProof/>
              </w:rPr>
              <w:t>1.1.1.</w:t>
            </w:r>
            <w:r w:rsidR="005F1B5D">
              <w:rPr>
                <w:rFonts w:asciiTheme="minorHAnsi" w:eastAsiaTheme="minorEastAsia" w:hAnsiTheme="minorHAnsi" w:cstheme="minorBidi"/>
                <w:noProof/>
                <w:sz w:val="22"/>
                <w:szCs w:val="22"/>
              </w:rPr>
              <w:tab/>
            </w:r>
            <w:r w:rsidR="005F1B5D" w:rsidRPr="00223528">
              <w:rPr>
                <w:rStyle w:val="Lienhypertexte"/>
                <w:noProof/>
              </w:rPr>
              <w:t>Orange Applications for Business</w:t>
            </w:r>
            <w:r w:rsidR="005F1B5D">
              <w:rPr>
                <w:noProof/>
                <w:webHidden/>
              </w:rPr>
              <w:tab/>
            </w:r>
            <w:r w:rsidR="005F1B5D">
              <w:rPr>
                <w:noProof/>
                <w:webHidden/>
              </w:rPr>
              <w:fldChar w:fldCharType="begin"/>
            </w:r>
            <w:r w:rsidR="005F1B5D">
              <w:rPr>
                <w:noProof/>
                <w:webHidden/>
              </w:rPr>
              <w:instrText xml:space="preserve"> PAGEREF _Toc513023516 \h </w:instrText>
            </w:r>
            <w:r w:rsidR="005F1B5D">
              <w:rPr>
                <w:noProof/>
                <w:webHidden/>
              </w:rPr>
            </w:r>
            <w:r w:rsidR="005F1B5D">
              <w:rPr>
                <w:noProof/>
                <w:webHidden/>
              </w:rPr>
              <w:fldChar w:fldCharType="separate"/>
            </w:r>
            <w:r w:rsidR="00B954E7">
              <w:rPr>
                <w:noProof/>
                <w:webHidden/>
              </w:rPr>
              <w:t>6</w:t>
            </w:r>
            <w:r w:rsidR="005F1B5D">
              <w:rPr>
                <w:noProof/>
                <w:webHidden/>
              </w:rPr>
              <w:fldChar w:fldCharType="end"/>
            </w:r>
          </w:hyperlink>
        </w:p>
        <w:p w14:paraId="02E90DEA"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17" w:history="1">
            <w:r w:rsidR="005F1B5D" w:rsidRPr="00223528">
              <w:rPr>
                <w:rStyle w:val="Lienhypertexte"/>
                <w:noProof/>
              </w:rPr>
              <w:t>1.1.2.</w:t>
            </w:r>
            <w:r w:rsidR="005F1B5D">
              <w:rPr>
                <w:rFonts w:asciiTheme="minorHAnsi" w:eastAsiaTheme="minorEastAsia" w:hAnsiTheme="minorHAnsi" w:cstheme="minorBidi"/>
                <w:noProof/>
                <w:sz w:val="22"/>
                <w:szCs w:val="22"/>
              </w:rPr>
              <w:tab/>
            </w:r>
            <w:r w:rsidR="005F1B5D" w:rsidRPr="00223528">
              <w:rPr>
                <w:rStyle w:val="Lienhypertexte"/>
                <w:noProof/>
              </w:rPr>
              <w:t>Systèmes de détection existants</w:t>
            </w:r>
            <w:r w:rsidR="005F1B5D">
              <w:rPr>
                <w:noProof/>
                <w:webHidden/>
              </w:rPr>
              <w:tab/>
            </w:r>
            <w:r w:rsidR="005F1B5D">
              <w:rPr>
                <w:noProof/>
                <w:webHidden/>
              </w:rPr>
              <w:fldChar w:fldCharType="begin"/>
            </w:r>
            <w:r w:rsidR="005F1B5D">
              <w:rPr>
                <w:noProof/>
                <w:webHidden/>
              </w:rPr>
              <w:instrText xml:space="preserve"> PAGEREF _Toc513023517 \h </w:instrText>
            </w:r>
            <w:r w:rsidR="005F1B5D">
              <w:rPr>
                <w:noProof/>
                <w:webHidden/>
              </w:rPr>
            </w:r>
            <w:r w:rsidR="005F1B5D">
              <w:rPr>
                <w:noProof/>
                <w:webHidden/>
              </w:rPr>
              <w:fldChar w:fldCharType="separate"/>
            </w:r>
            <w:r w:rsidR="00B954E7">
              <w:rPr>
                <w:noProof/>
                <w:webHidden/>
              </w:rPr>
              <w:t>6</w:t>
            </w:r>
            <w:r w:rsidR="005F1B5D">
              <w:rPr>
                <w:noProof/>
                <w:webHidden/>
              </w:rPr>
              <w:fldChar w:fldCharType="end"/>
            </w:r>
          </w:hyperlink>
        </w:p>
        <w:p w14:paraId="41C782CE" w14:textId="77777777" w:rsidR="005F1B5D" w:rsidRDefault="00873F50">
          <w:pPr>
            <w:pStyle w:val="TM2"/>
            <w:rPr>
              <w:rFonts w:asciiTheme="minorHAnsi" w:eastAsiaTheme="minorEastAsia" w:hAnsiTheme="minorHAnsi" w:cstheme="minorBidi"/>
              <w:noProof/>
              <w:sz w:val="22"/>
              <w:szCs w:val="22"/>
            </w:rPr>
          </w:pPr>
          <w:hyperlink w:anchor="_Toc513023518" w:history="1">
            <w:r w:rsidR="005F1B5D" w:rsidRPr="00223528">
              <w:rPr>
                <w:rStyle w:val="Lienhypertexte"/>
                <w:noProof/>
              </w:rPr>
              <w:t>1.2.</w:t>
            </w:r>
            <w:r w:rsidR="005F1B5D">
              <w:rPr>
                <w:rFonts w:asciiTheme="minorHAnsi" w:eastAsiaTheme="minorEastAsia" w:hAnsiTheme="minorHAnsi" w:cstheme="minorBidi"/>
                <w:noProof/>
                <w:sz w:val="22"/>
                <w:szCs w:val="22"/>
              </w:rPr>
              <w:tab/>
            </w:r>
            <w:r w:rsidR="005F1B5D" w:rsidRPr="00223528">
              <w:rPr>
                <w:rStyle w:val="Lienhypertexte"/>
                <w:noProof/>
              </w:rPr>
              <w:t>Objet du document</w:t>
            </w:r>
            <w:r w:rsidR="005F1B5D">
              <w:rPr>
                <w:noProof/>
                <w:webHidden/>
              </w:rPr>
              <w:tab/>
            </w:r>
            <w:r w:rsidR="005F1B5D">
              <w:rPr>
                <w:noProof/>
                <w:webHidden/>
              </w:rPr>
              <w:fldChar w:fldCharType="begin"/>
            </w:r>
            <w:r w:rsidR="005F1B5D">
              <w:rPr>
                <w:noProof/>
                <w:webHidden/>
              </w:rPr>
              <w:instrText xml:space="preserve"> PAGEREF _Toc513023518 \h </w:instrText>
            </w:r>
            <w:r w:rsidR="005F1B5D">
              <w:rPr>
                <w:noProof/>
                <w:webHidden/>
              </w:rPr>
            </w:r>
            <w:r w:rsidR="005F1B5D">
              <w:rPr>
                <w:noProof/>
                <w:webHidden/>
              </w:rPr>
              <w:fldChar w:fldCharType="separate"/>
            </w:r>
            <w:r w:rsidR="00B954E7">
              <w:rPr>
                <w:noProof/>
                <w:webHidden/>
              </w:rPr>
              <w:t>6</w:t>
            </w:r>
            <w:r w:rsidR="005F1B5D">
              <w:rPr>
                <w:noProof/>
                <w:webHidden/>
              </w:rPr>
              <w:fldChar w:fldCharType="end"/>
            </w:r>
          </w:hyperlink>
        </w:p>
        <w:p w14:paraId="1DF1E68B" w14:textId="77777777" w:rsidR="005F1B5D" w:rsidRDefault="00873F50">
          <w:pPr>
            <w:pStyle w:val="TM2"/>
            <w:rPr>
              <w:rFonts w:asciiTheme="minorHAnsi" w:eastAsiaTheme="minorEastAsia" w:hAnsiTheme="minorHAnsi" w:cstheme="minorBidi"/>
              <w:noProof/>
              <w:sz w:val="22"/>
              <w:szCs w:val="22"/>
            </w:rPr>
          </w:pPr>
          <w:hyperlink w:anchor="_Toc513023519" w:history="1">
            <w:r w:rsidR="005F1B5D" w:rsidRPr="00223528">
              <w:rPr>
                <w:rStyle w:val="Lienhypertexte"/>
                <w:noProof/>
              </w:rPr>
              <w:t>1.3.</w:t>
            </w:r>
            <w:r w:rsidR="005F1B5D">
              <w:rPr>
                <w:rFonts w:asciiTheme="minorHAnsi" w:eastAsiaTheme="minorEastAsia" w:hAnsiTheme="minorHAnsi" w:cstheme="minorBidi"/>
                <w:noProof/>
                <w:sz w:val="22"/>
                <w:szCs w:val="22"/>
              </w:rPr>
              <w:tab/>
            </w:r>
            <w:r w:rsidR="005F1B5D" w:rsidRPr="00223528">
              <w:rPr>
                <w:rStyle w:val="Lienhypertexte"/>
                <w:noProof/>
              </w:rPr>
              <w:t>Documents de référence</w:t>
            </w:r>
            <w:r w:rsidR="005F1B5D">
              <w:rPr>
                <w:noProof/>
                <w:webHidden/>
              </w:rPr>
              <w:tab/>
            </w:r>
            <w:r w:rsidR="005F1B5D">
              <w:rPr>
                <w:noProof/>
                <w:webHidden/>
              </w:rPr>
              <w:fldChar w:fldCharType="begin"/>
            </w:r>
            <w:r w:rsidR="005F1B5D">
              <w:rPr>
                <w:noProof/>
                <w:webHidden/>
              </w:rPr>
              <w:instrText xml:space="preserve"> PAGEREF _Toc513023519 \h </w:instrText>
            </w:r>
            <w:r w:rsidR="005F1B5D">
              <w:rPr>
                <w:noProof/>
                <w:webHidden/>
              </w:rPr>
            </w:r>
            <w:r w:rsidR="005F1B5D">
              <w:rPr>
                <w:noProof/>
                <w:webHidden/>
              </w:rPr>
              <w:fldChar w:fldCharType="separate"/>
            </w:r>
            <w:r w:rsidR="00B954E7">
              <w:rPr>
                <w:noProof/>
                <w:webHidden/>
              </w:rPr>
              <w:t>7</w:t>
            </w:r>
            <w:r w:rsidR="005F1B5D">
              <w:rPr>
                <w:noProof/>
                <w:webHidden/>
              </w:rPr>
              <w:fldChar w:fldCharType="end"/>
            </w:r>
          </w:hyperlink>
        </w:p>
        <w:p w14:paraId="64261479" w14:textId="77777777" w:rsidR="005F1B5D" w:rsidRDefault="00873F50">
          <w:pPr>
            <w:pStyle w:val="TM2"/>
            <w:rPr>
              <w:rFonts w:asciiTheme="minorHAnsi" w:eastAsiaTheme="minorEastAsia" w:hAnsiTheme="minorHAnsi" w:cstheme="minorBidi"/>
              <w:noProof/>
              <w:sz w:val="22"/>
              <w:szCs w:val="22"/>
            </w:rPr>
          </w:pPr>
          <w:hyperlink w:anchor="_Toc513023520" w:history="1">
            <w:r w:rsidR="005F1B5D" w:rsidRPr="00223528">
              <w:rPr>
                <w:rStyle w:val="Lienhypertexte"/>
                <w:noProof/>
              </w:rPr>
              <w:t>1.4.</w:t>
            </w:r>
            <w:r w:rsidR="005F1B5D">
              <w:rPr>
                <w:rFonts w:asciiTheme="minorHAnsi" w:eastAsiaTheme="minorEastAsia" w:hAnsiTheme="minorHAnsi" w:cstheme="minorBidi"/>
                <w:noProof/>
                <w:sz w:val="22"/>
                <w:szCs w:val="22"/>
              </w:rPr>
              <w:tab/>
            </w:r>
            <w:r w:rsidR="005F1B5D" w:rsidRPr="00223528">
              <w:rPr>
                <w:rStyle w:val="Lienhypertexte"/>
                <w:noProof/>
              </w:rPr>
              <w:t>Glossaire</w:t>
            </w:r>
            <w:r w:rsidR="005F1B5D">
              <w:rPr>
                <w:noProof/>
                <w:webHidden/>
              </w:rPr>
              <w:tab/>
            </w:r>
            <w:r w:rsidR="005F1B5D">
              <w:rPr>
                <w:noProof/>
                <w:webHidden/>
              </w:rPr>
              <w:fldChar w:fldCharType="begin"/>
            </w:r>
            <w:r w:rsidR="005F1B5D">
              <w:rPr>
                <w:noProof/>
                <w:webHidden/>
              </w:rPr>
              <w:instrText xml:space="preserve"> PAGEREF _Toc513023520 \h </w:instrText>
            </w:r>
            <w:r w:rsidR="005F1B5D">
              <w:rPr>
                <w:noProof/>
                <w:webHidden/>
              </w:rPr>
            </w:r>
            <w:r w:rsidR="005F1B5D">
              <w:rPr>
                <w:noProof/>
                <w:webHidden/>
              </w:rPr>
              <w:fldChar w:fldCharType="separate"/>
            </w:r>
            <w:r w:rsidR="00B954E7">
              <w:rPr>
                <w:noProof/>
                <w:webHidden/>
              </w:rPr>
              <w:t>8</w:t>
            </w:r>
            <w:r w:rsidR="005F1B5D">
              <w:rPr>
                <w:noProof/>
                <w:webHidden/>
              </w:rPr>
              <w:fldChar w:fldCharType="end"/>
            </w:r>
          </w:hyperlink>
        </w:p>
        <w:p w14:paraId="23EC45B8" w14:textId="77777777" w:rsidR="005F1B5D" w:rsidRDefault="00873F50">
          <w:pPr>
            <w:pStyle w:val="TM1"/>
            <w:tabs>
              <w:tab w:val="left" w:pos="482"/>
              <w:tab w:val="right" w:leader="dot" w:pos="9060"/>
            </w:tabs>
            <w:rPr>
              <w:rFonts w:asciiTheme="minorHAnsi" w:eastAsiaTheme="minorEastAsia" w:hAnsiTheme="minorHAnsi" w:cstheme="minorBidi"/>
              <w:b w:val="0"/>
              <w:caps w:val="0"/>
              <w:noProof/>
              <w:szCs w:val="22"/>
            </w:rPr>
          </w:pPr>
          <w:hyperlink w:anchor="_Toc513023521" w:history="1">
            <w:r w:rsidR="005F1B5D" w:rsidRPr="00223528">
              <w:rPr>
                <w:rStyle w:val="Lienhypertexte"/>
                <w:noProof/>
              </w:rPr>
              <w:t>2.</w:t>
            </w:r>
            <w:r w:rsidR="005F1B5D">
              <w:rPr>
                <w:rFonts w:asciiTheme="minorHAnsi" w:eastAsiaTheme="minorEastAsia" w:hAnsiTheme="minorHAnsi" w:cstheme="minorBidi"/>
                <w:b w:val="0"/>
                <w:caps w:val="0"/>
                <w:noProof/>
                <w:szCs w:val="22"/>
              </w:rPr>
              <w:tab/>
            </w:r>
            <w:r w:rsidR="005F1B5D" w:rsidRPr="00223528">
              <w:rPr>
                <w:rStyle w:val="Lienhypertexte"/>
                <w:noProof/>
              </w:rPr>
              <w:t>Contexte du projet</w:t>
            </w:r>
            <w:r w:rsidR="005F1B5D">
              <w:rPr>
                <w:noProof/>
                <w:webHidden/>
              </w:rPr>
              <w:tab/>
            </w:r>
            <w:r w:rsidR="005F1B5D">
              <w:rPr>
                <w:noProof/>
                <w:webHidden/>
              </w:rPr>
              <w:fldChar w:fldCharType="begin"/>
            </w:r>
            <w:r w:rsidR="005F1B5D">
              <w:rPr>
                <w:noProof/>
                <w:webHidden/>
              </w:rPr>
              <w:instrText xml:space="preserve"> PAGEREF _Toc513023521 \h </w:instrText>
            </w:r>
            <w:r w:rsidR="005F1B5D">
              <w:rPr>
                <w:noProof/>
                <w:webHidden/>
              </w:rPr>
            </w:r>
            <w:r w:rsidR="005F1B5D">
              <w:rPr>
                <w:noProof/>
                <w:webHidden/>
              </w:rPr>
              <w:fldChar w:fldCharType="separate"/>
            </w:r>
            <w:r w:rsidR="00B954E7">
              <w:rPr>
                <w:noProof/>
                <w:webHidden/>
              </w:rPr>
              <w:t>9</w:t>
            </w:r>
            <w:r w:rsidR="005F1B5D">
              <w:rPr>
                <w:noProof/>
                <w:webHidden/>
              </w:rPr>
              <w:fldChar w:fldCharType="end"/>
            </w:r>
          </w:hyperlink>
        </w:p>
        <w:p w14:paraId="3A3B5C91" w14:textId="77777777" w:rsidR="005F1B5D" w:rsidRDefault="00873F50">
          <w:pPr>
            <w:pStyle w:val="TM1"/>
            <w:tabs>
              <w:tab w:val="left" w:pos="482"/>
              <w:tab w:val="right" w:leader="dot" w:pos="9060"/>
            </w:tabs>
            <w:rPr>
              <w:rFonts w:asciiTheme="minorHAnsi" w:eastAsiaTheme="minorEastAsia" w:hAnsiTheme="minorHAnsi" w:cstheme="minorBidi"/>
              <w:b w:val="0"/>
              <w:caps w:val="0"/>
              <w:noProof/>
              <w:szCs w:val="22"/>
            </w:rPr>
          </w:pPr>
          <w:hyperlink w:anchor="_Toc513023522" w:history="1">
            <w:r w:rsidR="005F1B5D" w:rsidRPr="00223528">
              <w:rPr>
                <w:rStyle w:val="Lienhypertexte"/>
                <w:noProof/>
              </w:rPr>
              <w:t>3.</w:t>
            </w:r>
            <w:r w:rsidR="005F1B5D">
              <w:rPr>
                <w:rFonts w:asciiTheme="minorHAnsi" w:eastAsiaTheme="minorEastAsia" w:hAnsiTheme="minorHAnsi" w:cstheme="minorBidi"/>
                <w:b w:val="0"/>
                <w:caps w:val="0"/>
                <w:noProof/>
                <w:szCs w:val="22"/>
              </w:rPr>
              <w:tab/>
            </w:r>
            <w:r w:rsidR="005F1B5D" w:rsidRPr="00223528">
              <w:rPr>
                <w:rStyle w:val="Lienhypertexte"/>
                <w:noProof/>
              </w:rPr>
              <w:t>Architecture fonctionnelle détaillée</w:t>
            </w:r>
            <w:r w:rsidR="005F1B5D">
              <w:rPr>
                <w:noProof/>
                <w:webHidden/>
              </w:rPr>
              <w:tab/>
            </w:r>
            <w:r w:rsidR="005F1B5D">
              <w:rPr>
                <w:noProof/>
                <w:webHidden/>
              </w:rPr>
              <w:fldChar w:fldCharType="begin"/>
            </w:r>
            <w:r w:rsidR="005F1B5D">
              <w:rPr>
                <w:noProof/>
                <w:webHidden/>
              </w:rPr>
              <w:instrText xml:space="preserve"> PAGEREF _Toc513023522 \h </w:instrText>
            </w:r>
            <w:r w:rsidR="005F1B5D">
              <w:rPr>
                <w:noProof/>
                <w:webHidden/>
              </w:rPr>
            </w:r>
            <w:r w:rsidR="005F1B5D">
              <w:rPr>
                <w:noProof/>
                <w:webHidden/>
              </w:rPr>
              <w:fldChar w:fldCharType="separate"/>
            </w:r>
            <w:r w:rsidR="00B954E7">
              <w:rPr>
                <w:noProof/>
                <w:webHidden/>
              </w:rPr>
              <w:t>10</w:t>
            </w:r>
            <w:r w:rsidR="005F1B5D">
              <w:rPr>
                <w:noProof/>
                <w:webHidden/>
              </w:rPr>
              <w:fldChar w:fldCharType="end"/>
            </w:r>
          </w:hyperlink>
        </w:p>
        <w:p w14:paraId="125AED69" w14:textId="77777777" w:rsidR="005F1B5D" w:rsidRDefault="00873F50">
          <w:pPr>
            <w:pStyle w:val="TM2"/>
            <w:rPr>
              <w:rFonts w:asciiTheme="minorHAnsi" w:eastAsiaTheme="minorEastAsia" w:hAnsiTheme="minorHAnsi" w:cstheme="minorBidi"/>
              <w:noProof/>
              <w:sz w:val="22"/>
              <w:szCs w:val="22"/>
            </w:rPr>
          </w:pPr>
          <w:hyperlink w:anchor="_Toc513023523" w:history="1">
            <w:r w:rsidR="005F1B5D" w:rsidRPr="00223528">
              <w:rPr>
                <w:rStyle w:val="Lienhypertexte"/>
                <w:noProof/>
              </w:rPr>
              <w:t>3.1.</w:t>
            </w:r>
            <w:r w:rsidR="005F1B5D">
              <w:rPr>
                <w:rFonts w:asciiTheme="minorHAnsi" w:eastAsiaTheme="minorEastAsia" w:hAnsiTheme="minorHAnsi" w:cstheme="minorBidi"/>
                <w:noProof/>
                <w:sz w:val="22"/>
                <w:szCs w:val="22"/>
              </w:rPr>
              <w:tab/>
            </w:r>
            <w:r w:rsidR="005F1B5D" w:rsidRPr="00223528">
              <w:rPr>
                <w:rStyle w:val="Lienhypertexte"/>
                <w:noProof/>
              </w:rPr>
              <w:t>Acteurs</w:t>
            </w:r>
            <w:r w:rsidR="005F1B5D">
              <w:rPr>
                <w:noProof/>
                <w:webHidden/>
              </w:rPr>
              <w:tab/>
            </w:r>
            <w:r w:rsidR="005F1B5D">
              <w:rPr>
                <w:noProof/>
                <w:webHidden/>
              </w:rPr>
              <w:fldChar w:fldCharType="begin"/>
            </w:r>
            <w:r w:rsidR="005F1B5D">
              <w:rPr>
                <w:noProof/>
                <w:webHidden/>
              </w:rPr>
              <w:instrText xml:space="preserve"> PAGEREF _Toc513023523 \h </w:instrText>
            </w:r>
            <w:r w:rsidR="005F1B5D">
              <w:rPr>
                <w:noProof/>
                <w:webHidden/>
              </w:rPr>
            </w:r>
            <w:r w:rsidR="005F1B5D">
              <w:rPr>
                <w:noProof/>
                <w:webHidden/>
              </w:rPr>
              <w:fldChar w:fldCharType="separate"/>
            </w:r>
            <w:r w:rsidR="00B954E7">
              <w:rPr>
                <w:noProof/>
                <w:webHidden/>
              </w:rPr>
              <w:t>10</w:t>
            </w:r>
            <w:r w:rsidR="005F1B5D">
              <w:rPr>
                <w:noProof/>
                <w:webHidden/>
              </w:rPr>
              <w:fldChar w:fldCharType="end"/>
            </w:r>
          </w:hyperlink>
        </w:p>
        <w:p w14:paraId="45529A9A" w14:textId="77777777" w:rsidR="005F1B5D" w:rsidRDefault="00873F50">
          <w:pPr>
            <w:pStyle w:val="TM2"/>
            <w:rPr>
              <w:rFonts w:asciiTheme="minorHAnsi" w:eastAsiaTheme="minorEastAsia" w:hAnsiTheme="minorHAnsi" w:cstheme="minorBidi"/>
              <w:noProof/>
              <w:sz w:val="22"/>
              <w:szCs w:val="22"/>
            </w:rPr>
          </w:pPr>
          <w:hyperlink w:anchor="_Toc513023524" w:history="1">
            <w:r w:rsidR="005F1B5D" w:rsidRPr="00223528">
              <w:rPr>
                <w:rStyle w:val="Lienhypertexte"/>
                <w:noProof/>
              </w:rPr>
              <w:t>3.2.</w:t>
            </w:r>
            <w:r w:rsidR="005F1B5D">
              <w:rPr>
                <w:rFonts w:asciiTheme="minorHAnsi" w:eastAsiaTheme="minorEastAsia" w:hAnsiTheme="minorHAnsi" w:cstheme="minorBidi"/>
                <w:noProof/>
                <w:sz w:val="22"/>
                <w:szCs w:val="22"/>
              </w:rPr>
              <w:tab/>
            </w:r>
            <w:r w:rsidR="005F1B5D" w:rsidRPr="00223528">
              <w:rPr>
                <w:rStyle w:val="Lienhypertexte"/>
                <w:noProof/>
              </w:rPr>
              <w:t>Objets de détection</w:t>
            </w:r>
            <w:r w:rsidR="005F1B5D">
              <w:rPr>
                <w:noProof/>
                <w:webHidden/>
              </w:rPr>
              <w:tab/>
            </w:r>
            <w:r w:rsidR="005F1B5D">
              <w:rPr>
                <w:noProof/>
                <w:webHidden/>
              </w:rPr>
              <w:fldChar w:fldCharType="begin"/>
            </w:r>
            <w:r w:rsidR="005F1B5D">
              <w:rPr>
                <w:noProof/>
                <w:webHidden/>
              </w:rPr>
              <w:instrText xml:space="preserve"> PAGEREF _Toc513023524 \h </w:instrText>
            </w:r>
            <w:r w:rsidR="005F1B5D">
              <w:rPr>
                <w:noProof/>
                <w:webHidden/>
              </w:rPr>
            </w:r>
            <w:r w:rsidR="005F1B5D">
              <w:rPr>
                <w:noProof/>
                <w:webHidden/>
              </w:rPr>
              <w:fldChar w:fldCharType="separate"/>
            </w:r>
            <w:r w:rsidR="00B954E7">
              <w:rPr>
                <w:noProof/>
                <w:webHidden/>
              </w:rPr>
              <w:t>11</w:t>
            </w:r>
            <w:r w:rsidR="005F1B5D">
              <w:rPr>
                <w:noProof/>
                <w:webHidden/>
              </w:rPr>
              <w:fldChar w:fldCharType="end"/>
            </w:r>
          </w:hyperlink>
        </w:p>
        <w:p w14:paraId="0D01EE66" w14:textId="77777777" w:rsidR="005F1B5D" w:rsidRDefault="00873F50">
          <w:pPr>
            <w:pStyle w:val="TM2"/>
            <w:rPr>
              <w:rFonts w:asciiTheme="minorHAnsi" w:eastAsiaTheme="minorEastAsia" w:hAnsiTheme="minorHAnsi" w:cstheme="minorBidi"/>
              <w:noProof/>
              <w:sz w:val="22"/>
              <w:szCs w:val="22"/>
            </w:rPr>
          </w:pPr>
          <w:hyperlink w:anchor="_Toc513023525" w:history="1">
            <w:r w:rsidR="005F1B5D" w:rsidRPr="00223528">
              <w:rPr>
                <w:rStyle w:val="Lienhypertexte"/>
                <w:noProof/>
              </w:rPr>
              <w:t>3.3.</w:t>
            </w:r>
            <w:r w:rsidR="005F1B5D">
              <w:rPr>
                <w:rFonts w:asciiTheme="minorHAnsi" w:eastAsiaTheme="minorEastAsia" w:hAnsiTheme="minorHAnsi" w:cstheme="minorBidi"/>
                <w:noProof/>
                <w:sz w:val="22"/>
                <w:szCs w:val="22"/>
              </w:rPr>
              <w:tab/>
            </w:r>
            <w:r w:rsidR="005F1B5D" w:rsidRPr="00223528">
              <w:rPr>
                <w:rStyle w:val="Lienhypertexte"/>
                <w:noProof/>
              </w:rPr>
              <w:t>Véhicule</w:t>
            </w:r>
            <w:r w:rsidR="005F1B5D">
              <w:rPr>
                <w:noProof/>
                <w:webHidden/>
              </w:rPr>
              <w:tab/>
            </w:r>
            <w:r w:rsidR="005F1B5D">
              <w:rPr>
                <w:noProof/>
                <w:webHidden/>
              </w:rPr>
              <w:fldChar w:fldCharType="begin"/>
            </w:r>
            <w:r w:rsidR="005F1B5D">
              <w:rPr>
                <w:noProof/>
                <w:webHidden/>
              </w:rPr>
              <w:instrText xml:space="preserve"> PAGEREF _Toc513023525 \h </w:instrText>
            </w:r>
            <w:r w:rsidR="005F1B5D">
              <w:rPr>
                <w:noProof/>
                <w:webHidden/>
              </w:rPr>
            </w:r>
            <w:r w:rsidR="005F1B5D">
              <w:rPr>
                <w:noProof/>
                <w:webHidden/>
              </w:rPr>
              <w:fldChar w:fldCharType="separate"/>
            </w:r>
            <w:r w:rsidR="00B954E7">
              <w:rPr>
                <w:noProof/>
                <w:webHidden/>
              </w:rPr>
              <w:t>12</w:t>
            </w:r>
            <w:r w:rsidR="005F1B5D">
              <w:rPr>
                <w:noProof/>
                <w:webHidden/>
              </w:rPr>
              <w:fldChar w:fldCharType="end"/>
            </w:r>
          </w:hyperlink>
        </w:p>
        <w:p w14:paraId="1E237A7A"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26" w:history="1">
            <w:r w:rsidR="005F1B5D" w:rsidRPr="00223528">
              <w:rPr>
                <w:rStyle w:val="Lienhypertexte"/>
                <w:noProof/>
              </w:rPr>
              <w:t>3.3.1.</w:t>
            </w:r>
            <w:r w:rsidR="005F1B5D">
              <w:rPr>
                <w:rFonts w:asciiTheme="minorHAnsi" w:eastAsiaTheme="minorEastAsia" w:hAnsiTheme="minorHAnsi" w:cstheme="minorBidi"/>
                <w:noProof/>
                <w:sz w:val="22"/>
                <w:szCs w:val="22"/>
              </w:rPr>
              <w:tab/>
            </w:r>
            <w:r w:rsidR="005F1B5D" w:rsidRPr="00223528">
              <w:rPr>
                <w:rStyle w:val="Lienhypertexte"/>
                <w:noProof/>
              </w:rPr>
              <w:t>Wagon</w:t>
            </w:r>
            <w:r w:rsidR="005F1B5D">
              <w:rPr>
                <w:noProof/>
                <w:webHidden/>
              </w:rPr>
              <w:tab/>
            </w:r>
            <w:r w:rsidR="005F1B5D">
              <w:rPr>
                <w:noProof/>
                <w:webHidden/>
              </w:rPr>
              <w:fldChar w:fldCharType="begin"/>
            </w:r>
            <w:r w:rsidR="005F1B5D">
              <w:rPr>
                <w:noProof/>
                <w:webHidden/>
              </w:rPr>
              <w:instrText xml:space="preserve"> PAGEREF _Toc513023526 \h </w:instrText>
            </w:r>
            <w:r w:rsidR="005F1B5D">
              <w:rPr>
                <w:noProof/>
                <w:webHidden/>
              </w:rPr>
            </w:r>
            <w:r w:rsidR="005F1B5D">
              <w:rPr>
                <w:noProof/>
                <w:webHidden/>
              </w:rPr>
              <w:fldChar w:fldCharType="separate"/>
            </w:r>
            <w:r w:rsidR="00B954E7">
              <w:rPr>
                <w:noProof/>
                <w:webHidden/>
              </w:rPr>
              <w:t>13</w:t>
            </w:r>
            <w:r w:rsidR="005F1B5D">
              <w:rPr>
                <w:noProof/>
                <w:webHidden/>
              </w:rPr>
              <w:fldChar w:fldCharType="end"/>
            </w:r>
          </w:hyperlink>
        </w:p>
        <w:p w14:paraId="521E4F5E"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27" w:history="1">
            <w:r w:rsidR="005F1B5D" w:rsidRPr="00223528">
              <w:rPr>
                <w:rStyle w:val="Lienhypertexte"/>
                <w:noProof/>
              </w:rPr>
              <w:t>3.3.2.</w:t>
            </w:r>
            <w:r w:rsidR="005F1B5D">
              <w:rPr>
                <w:rFonts w:asciiTheme="minorHAnsi" w:eastAsiaTheme="minorEastAsia" w:hAnsiTheme="minorHAnsi" w:cstheme="minorBidi"/>
                <w:noProof/>
                <w:sz w:val="22"/>
                <w:szCs w:val="22"/>
              </w:rPr>
              <w:tab/>
            </w:r>
            <w:r w:rsidR="005F1B5D" w:rsidRPr="00223528">
              <w:rPr>
                <w:rStyle w:val="Lienhypertexte"/>
                <w:noProof/>
              </w:rPr>
              <w:t>Caméra</w:t>
            </w:r>
            <w:r w:rsidR="005F1B5D">
              <w:rPr>
                <w:noProof/>
                <w:webHidden/>
              </w:rPr>
              <w:tab/>
            </w:r>
            <w:r w:rsidR="005F1B5D">
              <w:rPr>
                <w:noProof/>
                <w:webHidden/>
              </w:rPr>
              <w:fldChar w:fldCharType="begin"/>
            </w:r>
            <w:r w:rsidR="005F1B5D">
              <w:rPr>
                <w:noProof/>
                <w:webHidden/>
              </w:rPr>
              <w:instrText xml:space="preserve"> PAGEREF _Toc513023527 \h </w:instrText>
            </w:r>
            <w:r w:rsidR="005F1B5D">
              <w:rPr>
                <w:noProof/>
                <w:webHidden/>
              </w:rPr>
            </w:r>
            <w:r w:rsidR="005F1B5D">
              <w:rPr>
                <w:noProof/>
                <w:webHidden/>
              </w:rPr>
              <w:fldChar w:fldCharType="separate"/>
            </w:r>
            <w:r w:rsidR="00B954E7">
              <w:rPr>
                <w:noProof/>
                <w:webHidden/>
              </w:rPr>
              <w:t>14</w:t>
            </w:r>
            <w:r w:rsidR="005F1B5D">
              <w:rPr>
                <w:noProof/>
                <w:webHidden/>
              </w:rPr>
              <w:fldChar w:fldCharType="end"/>
            </w:r>
          </w:hyperlink>
        </w:p>
        <w:p w14:paraId="6FD7BA10" w14:textId="77777777" w:rsidR="005F1B5D" w:rsidRDefault="00873F50">
          <w:pPr>
            <w:pStyle w:val="TM2"/>
            <w:rPr>
              <w:rFonts w:asciiTheme="minorHAnsi" w:eastAsiaTheme="minorEastAsia" w:hAnsiTheme="minorHAnsi" w:cstheme="minorBidi"/>
              <w:noProof/>
              <w:sz w:val="22"/>
              <w:szCs w:val="22"/>
            </w:rPr>
          </w:pPr>
          <w:hyperlink w:anchor="_Toc513023528" w:history="1">
            <w:r w:rsidR="005F1B5D" w:rsidRPr="00223528">
              <w:rPr>
                <w:rStyle w:val="Lienhypertexte"/>
                <w:noProof/>
              </w:rPr>
              <w:t>3.4.</w:t>
            </w:r>
            <w:r w:rsidR="005F1B5D">
              <w:rPr>
                <w:rFonts w:asciiTheme="minorHAnsi" w:eastAsiaTheme="minorEastAsia" w:hAnsiTheme="minorHAnsi" w:cstheme="minorBidi"/>
                <w:noProof/>
                <w:sz w:val="22"/>
                <w:szCs w:val="22"/>
              </w:rPr>
              <w:tab/>
            </w:r>
            <w:r w:rsidR="005F1B5D" w:rsidRPr="00223528">
              <w:rPr>
                <w:rStyle w:val="Lienhypertexte"/>
                <w:noProof/>
              </w:rPr>
              <w:t>Modes</w:t>
            </w:r>
            <w:r w:rsidR="005F1B5D">
              <w:rPr>
                <w:noProof/>
                <w:webHidden/>
              </w:rPr>
              <w:tab/>
            </w:r>
            <w:r w:rsidR="005F1B5D">
              <w:rPr>
                <w:noProof/>
                <w:webHidden/>
              </w:rPr>
              <w:fldChar w:fldCharType="begin"/>
            </w:r>
            <w:r w:rsidR="005F1B5D">
              <w:rPr>
                <w:noProof/>
                <w:webHidden/>
              </w:rPr>
              <w:instrText xml:space="preserve"> PAGEREF _Toc513023528 \h </w:instrText>
            </w:r>
            <w:r w:rsidR="005F1B5D">
              <w:rPr>
                <w:noProof/>
                <w:webHidden/>
              </w:rPr>
            </w:r>
            <w:r w:rsidR="005F1B5D">
              <w:rPr>
                <w:noProof/>
                <w:webHidden/>
              </w:rPr>
              <w:fldChar w:fldCharType="separate"/>
            </w:r>
            <w:r w:rsidR="00B954E7">
              <w:rPr>
                <w:noProof/>
                <w:webHidden/>
              </w:rPr>
              <w:t>14</w:t>
            </w:r>
            <w:r w:rsidR="005F1B5D">
              <w:rPr>
                <w:noProof/>
                <w:webHidden/>
              </w:rPr>
              <w:fldChar w:fldCharType="end"/>
            </w:r>
          </w:hyperlink>
        </w:p>
        <w:p w14:paraId="4209EDC0"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29" w:history="1">
            <w:r w:rsidR="005F1B5D" w:rsidRPr="00223528">
              <w:rPr>
                <w:rStyle w:val="Lienhypertexte"/>
                <w:noProof/>
              </w:rPr>
              <w:t>3.4.1.</w:t>
            </w:r>
            <w:r w:rsidR="005F1B5D">
              <w:rPr>
                <w:rFonts w:asciiTheme="minorHAnsi" w:eastAsiaTheme="minorEastAsia" w:hAnsiTheme="minorHAnsi" w:cstheme="minorBidi"/>
                <w:noProof/>
                <w:sz w:val="22"/>
                <w:szCs w:val="22"/>
              </w:rPr>
              <w:tab/>
            </w:r>
            <w:r w:rsidR="005F1B5D" w:rsidRPr="00223528">
              <w:rPr>
                <w:rStyle w:val="Lienhypertexte"/>
                <w:noProof/>
              </w:rPr>
              <w:t>Définition des modes</w:t>
            </w:r>
            <w:r w:rsidR="005F1B5D">
              <w:rPr>
                <w:noProof/>
                <w:webHidden/>
              </w:rPr>
              <w:tab/>
            </w:r>
            <w:r w:rsidR="005F1B5D">
              <w:rPr>
                <w:noProof/>
                <w:webHidden/>
              </w:rPr>
              <w:fldChar w:fldCharType="begin"/>
            </w:r>
            <w:r w:rsidR="005F1B5D">
              <w:rPr>
                <w:noProof/>
                <w:webHidden/>
              </w:rPr>
              <w:instrText xml:space="preserve"> PAGEREF _Toc513023529 \h </w:instrText>
            </w:r>
            <w:r w:rsidR="005F1B5D">
              <w:rPr>
                <w:noProof/>
                <w:webHidden/>
              </w:rPr>
            </w:r>
            <w:r w:rsidR="005F1B5D">
              <w:rPr>
                <w:noProof/>
                <w:webHidden/>
              </w:rPr>
              <w:fldChar w:fldCharType="separate"/>
            </w:r>
            <w:r w:rsidR="00B954E7">
              <w:rPr>
                <w:noProof/>
                <w:webHidden/>
              </w:rPr>
              <w:t>14</w:t>
            </w:r>
            <w:r w:rsidR="005F1B5D">
              <w:rPr>
                <w:noProof/>
                <w:webHidden/>
              </w:rPr>
              <w:fldChar w:fldCharType="end"/>
            </w:r>
          </w:hyperlink>
        </w:p>
        <w:p w14:paraId="11F2B4D9" w14:textId="77777777" w:rsidR="005F1B5D" w:rsidRDefault="00873F50">
          <w:pPr>
            <w:pStyle w:val="TM2"/>
            <w:rPr>
              <w:rFonts w:asciiTheme="minorHAnsi" w:eastAsiaTheme="minorEastAsia" w:hAnsiTheme="minorHAnsi" w:cstheme="minorBidi"/>
              <w:noProof/>
              <w:sz w:val="22"/>
              <w:szCs w:val="22"/>
            </w:rPr>
          </w:pPr>
          <w:hyperlink w:anchor="_Toc513023530" w:history="1">
            <w:r w:rsidR="005F1B5D" w:rsidRPr="00223528">
              <w:rPr>
                <w:rStyle w:val="Lienhypertexte"/>
                <w:noProof/>
              </w:rPr>
              <w:t>3.5.</w:t>
            </w:r>
            <w:r w:rsidR="005F1B5D">
              <w:rPr>
                <w:rFonts w:asciiTheme="minorHAnsi" w:eastAsiaTheme="minorEastAsia" w:hAnsiTheme="minorHAnsi" w:cstheme="minorBidi"/>
                <w:noProof/>
                <w:sz w:val="22"/>
                <w:szCs w:val="22"/>
              </w:rPr>
              <w:tab/>
            </w:r>
            <w:r w:rsidR="005F1B5D" w:rsidRPr="00223528">
              <w:rPr>
                <w:rStyle w:val="Lienhypertexte"/>
                <w:noProof/>
              </w:rPr>
              <w:t>Détection</w:t>
            </w:r>
            <w:r w:rsidR="005F1B5D">
              <w:rPr>
                <w:noProof/>
                <w:webHidden/>
              </w:rPr>
              <w:tab/>
            </w:r>
            <w:r w:rsidR="005F1B5D">
              <w:rPr>
                <w:noProof/>
                <w:webHidden/>
              </w:rPr>
              <w:fldChar w:fldCharType="begin"/>
            </w:r>
            <w:r w:rsidR="005F1B5D">
              <w:rPr>
                <w:noProof/>
                <w:webHidden/>
              </w:rPr>
              <w:instrText xml:space="preserve"> PAGEREF _Toc513023530 \h </w:instrText>
            </w:r>
            <w:r w:rsidR="005F1B5D">
              <w:rPr>
                <w:noProof/>
                <w:webHidden/>
              </w:rPr>
            </w:r>
            <w:r w:rsidR="005F1B5D">
              <w:rPr>
                <w:noProof/>
                <w:webHidden/>
              </w:rPr>
              <w:fldChar w:fldCharType="separate"/>
            </w:r>
            <w:r w:rsidR="00B954E7">
              <w:rPr>
                <w:noProof/>
                <w:webHidden/>
              </w:rPr>
              <w:t>16</w:t>
            </w:r>
            <w:r w:rsidR="005F1B5D">
              <w:rPr>
                <w:noProof/>
                <w:webHidden/>
              </w:rPr>
              <w:fldChar w:fldCharType="end"/>
            </w:r>
          </w:hyperlink>
        </w:p>
        <w:p w14:paraId="271090FF"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31" w:history="1">
            <w:r w:rsidR="005F1B5D" w:rsidRPr="00223528">
              <w:rPr>
                <w:rStyle w:val="Lienhypertexte"/>
                <w:noProof/>
              </w:rPr>
              <w:t>3.5.1.</w:t>
            </w:r>
            <w:r w:rsidR="005F1B5D">
              <w:rPr>
                <w:rFonts w:asciiTheme="minorHAnsi" w:eastAsiaTheme="minorEastAsia" w:hAnsiTheme="minorHAnsi" w:cstheme="minorBidi"/>
                <w:noProof/>
                <w:sz w:val="22"/>
                <w:szCs w:val="22"/>
              </w:rPr>
              <w:tab/>
            </w:r>
            <w:r w:rsidR="005F1B5D" w:rsidRPr="00223528">
              <w:rPr>
                <w:rStyle w:val="Lienhypertexte"/>
                <w:noProof/>
              </w:rPr>
              <w:t>Entrées de l’algorithme</w:t>
            </w:r>
            <w:r w:rsidR="005F1B5D">
              <w:rPr>
                <w:noProof/>
                <w:webHidden/>
              </w:rPr>
              <w:tab/>
            </w:r>
            <w:r w:rsidR="005F1B5D">
              <w:rPr>
                <w:noProof/>
                <w:webHidden/>
              </w:rPr>
              <w:fldChar w:fldCharType="begin"/>
            </w:r>
            <w:r w:rsidR="005F1B5D">
              <w:rPr>
                <w:noProof/>
                <w:webHidden/>
              </w:rPr>
              <w:instrText xml:space="preserve"> PAGEREF _Toc513023531 \h </w:instrText>
            </w:r>
            <w:r w:rsidR="005F1B5D">
              <w:rPr>
                <w:noProof/>
                <w:webHidden/>
              </w:rPr>
            </w:r>
            <w:r w:rsidR="005F1B5D">
              <w:rPr>
                <w:noProof/>
                <w:webHidden/>
              </w:rPr>
              <w:fldChar w:fldCharType="separate"/>
            </w:r>
            <w:r w:rsidR="00B954E7">
              <w:rPr>
                <w:noProof/>
                <w:webHidden/>
              </w:rPr>
              <w:t>16</w:t>
            </w:r>
            <w:r w:rsidR="005F1B5D">
              <w:rPr>
                <w:noProof/>
                <w:webHidden/>
              </w:rPr>
              <w:fldChar w:fldCharType="end"/>
            </w:r>
          </w:hyperlink>
        </w:p>
        <w:p w14:paraId="419747E6"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32" w:history="1">
            <w:r w:rsidR="005F1B5D" w:rsidRPr="00223528">
              <w:rPr>
                <w:rStyle w:val="Lienhypertexte"/>
                <w:noProof/>
              </w:rPr>
              <w:t>3.5.2.</w:t>
            </w:r>
            <w:r w:rsidR="005F1B5D">
              <w:rPr>
                <w:rFonts w:asciiTheme="minorHAnsi" w:eastAsiaTheme="minorEastAsia" w:hAnsiTheme="minorHAnsi" w:cstheme="minorBidi"/>
                <w:noProof/>
                <w:sz w:val="22"/>
                <w:szCs w:val="22"/>
              </w:rPr>
              <w:tab/>
            </w:r>
            <w:r w:rsidR="005F1B5D" w:rsidRPr="00223528">
              <w:rPr>
                <w:rStyle w:val="Lienhypertexte"/>
                <w:noProof/>
              </w:rPr>
              <w:t>Algorithme de détection</w:t>
            </w:r>
            <w:r w:rsidR="005F1B5D">
              <w:rPr>
                <w:noProof/>
                <w:webHidden/>
              </w:rPr>
              <w:tab/>
            </w:r>
            <w:r w:rsidR="005F1B5D">
              <w:rPr>
                <w:noProof/>
                <w:webHidden/>
              </w:rPr>
              <w:fldChar w:fldCharType="begin"/>
            </w:r>
            <w:r w:rsidR="005F1B5D">
              <w:rPr>
                <w:noProof/>
                <w:webHidden/>
              </w:rPr>
              <w:instrText xml:space="preserve"> PAGEREF _Toc513023532 \h </w:instrText>
            </w:r>
            <w:r w:rsidR="005F1B5D">
              <w:rPr>
                <w:noProof/>
                <w:webHidden/>
              </w:rPr>
            </w:r>
            <w:r w:rsidR="005F1B5D">
              <w:rPr>
                <w:noProof/>
                <w:webHidden/>
              </w:rPr>
              <w:fldChar w:fldCharType="separate"/>
            </w:r>
            <w:r w:rsidR="00B954E7">
              <w:rPr>
                <w:noProof/>
                <w:webHidden/>
              </w:rPr>
              <w:t>17</w:t>
            </w:r>
            <w:r w:rsidR="005F1B5D">
              <w:rPr>
                <w:noProof/>
                <w:webHidden/>
              </w:rPr>
              <w:fldChar w:fldCharType="end"/>
            </w:r>
          </w:hyperlink>
        </w:p>
        <w:p w14:paraId="63AE2469"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33" w:history="1">
            <w:r w:rsidR="005F1B5D" w:rsidRPr="00223528">
              <w:rPr>
                <w:rStyle w:val="Lienhypertexte"/>
                <w:noProof/>
              </w:rPr>
              <w:t>3.5.3.</w:t>
            </w:r>
            <w:r w:rsidR="005F1B5D">
              <w:rPr>
                <w:rFonts w:asciiTheme="minorHAnsi" w:eastAsiaTheme="minorEastAsia" w:hAnsiTheme="minorHAnsi" w:cstheme="minorBidi"/>
                <w:noProof/>
                <w:sz w:val="22"/>
                <w:szCs w:val="22"/>
              </w:rPr>
              <w:tab/>
            </w:r>
            <w:r w:rsidR="005F1B5D" w:rsidRPr="00223528">
              <w:rPr>
                <w:rStyle w:val="Lienhypertexte"/>
                <w:noProof/>
              </w:rPr>
              <w:t>Sorties de l’algorithme</w:t>
            </w:r>
            <w:r w:rsidR="005F1B5D">
              <w:rPr>
                <w:noProof/>
                <w:webHidden/>
              </w:rPr>
              <w:tab/>
            </w:r>
            <w:r w:rsidR="005F1B5D">
              <w:rPr>
                <w:noProof/>
                <w:webHidden/>
              </w:rPr>
              <w:fldChar w:fldCharType="begin"/>
            </w:r>
            <w:r w:rsidR="005F1B5D">
              <w:rPr>
                <w:noProof/>
                <w:webHidden/>
              </w:rPr>
              <w:instrText xml:space="preserve"> PAGEREF _Toc513023533 \h </w:instrText>
            </w:r>
            <w:r w:rsidR="005F1B5D">
              <w:rPr>
                <w:noProof/>
                <w:webHidden/>
              </w:rPr>
            </w:r>
            <w:r w:rsidR="005F1B5D">
              <w:rPr>
                <w:noProof/>
                <w:webHidden/>
              </w:rPr>
              <w:fldChar w:fldCharType="separate"/>
            </w:r>
            <w:r w:rsidR="00B954E7">
              <w:rPr>
                <w:noProof/>
                <w:webHidden/>
              </w:rPr>
              <w:t>19</w:t>
            </w:r>
            <w:r w:rsidR="005F1B5D">
              <w:rPr>
                <w:noProof/>
                <w:webHidden/>
              </w:rPr>
              <w:fldChar w:fldCharType="end"/>
            </w:r>
          </w:hyperlink>
        </w:p>
        <w:p w14:paraId="2AB7B287"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34" w:history="1">
            <w:r w:rsidR="005F1B5D" w:rsidRPr="00223528">
              <w:rPr>
                <w:rStyle w:val="Lienhypertexte"/>
                <w:noProof/>
              </w:rPr>
              <w:t>3.5.4.</w:t>
            </w:r>
            <w:r w:rsidR="005F1B5D">
              <w:rPr>
                <w:rFonts w:asciiTheme="minorHAnsi" w:eastAsiaTheme="minorEastAsia" w:hAnsiTheme="minorHAnsi" w:cstheme="minorBidi"/>
                <w:noProof/>
                <w:sz w:val="22"/>
                <w:szCs w:val="22"/>
              </w:rPr>
              <w:tab/>
            </w:r>
            <w:r w:rsidR="005F1B5D" w:rsidRPr="00223528">
              <w:rPr>
                <w:rStyle w:val="Lienhypertexte"/>
                <w:noProof/>
              </w:rPr>
              <w:t>Contraintes liées à la détection</w:t>
            </w:r>
            <w:r w:rsidR="005F1B5D">
              <w:rPr>
                <w:noProof/>
                <w:webHidden/>
              </w:rPr>
              <w:tab/>
            </w:r>
            <w:r w:rsidR="005F1B5D">
              <w:rPr>
                <w:noProof/>
                <w:webHidden/>
              </w:rPr>
              <w:fldChar w:fldCharType="begin"/>
            </w:r>
            <w:r w:rsidR="005F1B5D">
              <w:rPr>
                <w:noProof/>
                <w:webHidden/>
              </w:rPr>
              <w:instrText xml:space="preserve"> PAGEREF _Toc513023534 \h </w:instrText>
            </w:r>
            <w:r w:rsidR="005F1B5D">
              <w:rPr>
                <w:noProof/>
                <w:webHidden/>
              </w:rPr>
            </w:r>
            <w:r w:rsidR="005F1B5D">
              <w:rPr>
                <w:noProof/>
                <w:webHidden/>
              </w:rPr>
              <w:fldChar w:fldCharType="separate"/>
            </w:r>
            <w:r w:rsidR="00B954E7">
              <w:rPr>
                <w:noProof/>
                <w:webHidden/>
              </w:rPr>
              <w:t>19</w:t>
            </w:r>
            <w:r w:rsidR="005F1B5D">
              <w:rPr>
                <w:noProof/>
                <w:webHidden/>
              </w:rPr>
              <w:fldChar w:fldCharType="end"/>
            </w:r>
          </w:hyperlink>
        </w:p>
        <w:p w14:paraId="6448AB79" w14:textId="77777777" w:rsidR="005F1B5D" w:rsidRDefault="00873F50">
          <w:pPr>
            <w:pStyle w:val="TM2"/>
            <w:rPr>
              <w:rFonts w:asciiTheme="minorHAnsi" w:eastAsiaTheme="minorEastAsia" w:hAnsiTheme="minorHAnsi" w:cstheme="minorBidi"/>
              <w:noProof/>
              <w:sz w:val="22"/>
              <w:szCs w:val="22"/>
            </w:rPr>
          </w:pPr>
          <w:hyperlink w:anchor="_Toc513023535" w:history="1">
            <w:r w:rsidR="005F1B5D" w:rsidRPr="00223528">
              <w:rPr>
                <w:rStyle w:val="Lienhypertexte"/>
                <w:noProof/>
              </w:rPr>
              <w:t>3.6.</w:t>
            </w:r>
            <w:r w:rsidR="005F1B5D">
              <w:rPr>
                <w:rFonts w:asciiTheme="minorHAnsi" w:eastAsiaTheme="minorEastAsia" w:hAnsiTheme="minorHAnsi" w:cstheme="minorBidi"/>
                <w:noProof/>
                <w:sz w:val="22"/>
                <w:szCs w:val="22"/>
              </w:rPr>
              <w:tab/>
            </w:r>
            <w:r w:rsidR="005F1B5D" w:rsidRPr="00223528">
              <w:rPr>
                <w:rStyle w:val="Lienhypertexte"/>
                <w:noProof/>
              </w:rPr>
              <w:t>Cas d’utilisation par profil</w:t>
            </w:r>
            <w:r w:rsidR="005F1B5D">
              <w:rPr>
                <w:noProof/>
                <w:webHidden/>
              </w:rPr>
              <w:tab/>
            </w:r>
            <w:r w:rsidR="005F1B5D">
              <w:rPr>
                <w:noProof/>
                <w:webHidden/>
              </w:rPr>
              <w:fldChar w:fldCharType="begin"/>
            </w:r>
            <w:r w:rsidR="005F1B5D">
              <w:rPr>
                <w:noProof/>
                <w:webHidden/>
              </w:rPr>
              <w:instrText xml:space="preserve"> PAGEREF _Toc513023535 \h </w:instrText>
            </w:r>
            <w:r w:rsidR="005F1B5D">
              <w:rPr>
                <w:noProof/>
                <w:webHidden/>
              </w:rPr>
            </w:r>
            <w:r w:rsidR="005F1B5D">
              <w:rPr>
                <w:noProof/>
                <w:webHidden/>
              </w:rPr>
              <w:fldChar w:fldCharType="separate"/>
            </w:r>
            <w:r w:rsidR="00B954E7">
              <w:rPr>
                <w:noProof/>
                <w:webHidden/>
              </w:rPr>
              <w:t>20</w:t>
            </w:r>
            <w:r w:rsidR="005F1B5D">
              <w:rPr>
                <w:noProof/>
                <w:webHidden/>
              </w:rPr>
              <w:fldChar w:fldCharType="end"/>
            </w:r>
          </w:hyperlink>
        </w:p>
        <w:p w14:paraId="52E73745"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36" w:history="1">
            <w:r w:rsidR="005F1B5D" w:rsidRPr="00223528">
              <w:rPr>
                <w:rStyle w:val="Lienhypertexte"/>
                <w:noProof/>
              </w:rPr>
              <w:t>3.6.1.</w:t>
            </w:r>
            <w:r w:rsidR="005F1B5D">
              <w:rPr>
                <w:rFonts w:asciiTheme="minorHAnsi" w:eastAsiaTheme="minorEastAsia" w:hAnsiTheme="minorHAnsi" w:cstheme="minorBidi"/>
                <w:noProof/>
                <w:sz w:val="22"/>
                <w:szCs w:val="22"/>
              </w:rPr>
              <w:tab/>
            </w:r>
            <w:r w:rsidR="005F1B5D" w:rsidRPr="00223528">
              <w:rPr>
                <w:rStyle w:val="Lienhypertexte"/>
                <w:noProof/>
              </w:rPr>
              <w:t>Cas d’utilisation pour l’acteur Opérateur</w:t>
            </w:r>
            <w:r w:rsidR="005F1B5D">
              <w:rPr>
                <w:noProof/>
                <w:webHidden/>
              </w:rPr>
              <w:tab/>
            </w:r>
            <w:r w:rsidR="005F1B5D">
              <w:rPr>
                <w:noProof/>
                <w:webHidden/>
              </w:rPr>
              <w:fldChar w:fldCharType="begin"/>
            </w:r>
            <w:r w:rsidR="005F1B5D">
              <w:rPr>
                <w:noProof/>
                <w:webHidden/>
              </w:rPr>
              <w:instrText xml:space="preserve"> PAGEREF _Toc513023536 \h </w:instrText>
            </w:r>
            <w:r w:rsidR="005F1B5D">
              <w:rPr>
                <w:noProof/>
                <w:webHidden/>
              </w:rPr>
            </w:r>
            <w:r w:rsidR="005F1B5D">
              <w:rPr>
                <w:noProof/>
                <w:webHidden/>
              </w:rPr>
              <w:fldChar w:fldCharType="separate"/>
            </w:r>
            <w:r w:rsidR="00B954E7">
              <w:rPr>
                <w:noProof/>
                <w:webHidden/>
              </w:rPr>
              <w:t>20</w:t>
            </w:r>
            <w:r w:rsidR="005F1B5D">
              <w:rPr>
                <w:noProof/>
                <w:webHidden/>
              </w:rPr>
              <w:fldChar w:fldCharType="end"/>
            </w:r>
          </w:hyperlink>
        </w:p>
        <w:p w14:paraId="0B4024A4"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37" w:history="1">
            <w:r w:rsidR="005F1B5D" w:rsidRPr="00223528">
              <w:rPr>
                <w:rStyle w:val="Lienhypertexte"/>
                <w:noProof/>
              </w:rPr>
              <w:t>3.6.2.</w:t>
            </w:r>
            <w:r w:rsidR="005F1B5D">
              <w:rPr>
                <w:rFonts w:asciiTheme="minorHAnsi" w:eastAsiaTheme="minorEastAsia" w:hAnsiTheme="minorHAnsi" w:cstheme="minorBidi"/>
                <w:noProof/>
                <w:sz w:val="22"/>
                <w:szCs w:val="22"/>
              </w:rPr>
              <w:tab/>
            </w:r>
            <w:r w:rsidR="005F1B5D" w:rsidRPr="00223528">
              <w:rPr>
                <w:rStyle w:val="Lienhypertexte"/>
                <w:noProof/>
              </w:rPr>
              <w:t>Cas d’utilisation pour l’acteur Conducteur</w:t>
            </w:r>
            <w:r w:rsidR="005F1B5D">
              <w:rPr>
                <w:noProof/>
                <w:webHidden/>
              </w:rPr>
              <w:tab/>
            </w:r>
            <w:r w:rsidR="005F1B5D">
              <w:rPr>
                <w:noProof/>
                <w:webHidden/>
              </w:rPr>
              <w:fldChar w:fldCharType="begin"/>
            </w:r>
            <w:r w:rsidR="005F1B5D">
              <w:rPr>
                <w:noProof/>
                <w:webHidden/>
              </w:rPr>
              <w:instrText xml:space="preserve"> PAGEREF _Toc513023537 \h </w:instrText>
            </w:r>
            <w:r w:rsidR="005F1B5D">
              <w:rPr>
                <w:noProof/>
                <w:webHidden/>
              </w:rPr>
            </w:r>
            <w:r w:rsidR="005F1B5D">
              <w:rPr>
                <w:noProof/>
                <w:webHidden/>
              </w:rPr>
              <w:fldChar w:fldCharType="separate"/>
            </w:r>
            <w:r w:rsidR="00B954E7">
              <w:rPr>
                <w:noProof/>
                <w:webHidden/>
              </w:rPr>
              <w:t>21</w:t>
            </w:r>
            <w:r w:rsidR="005F1B5D">
              <w:rPr>
                <w:noProof/>
                <w:webHidden/>
              </w:rPr>
              <w:fldChar w:fldCharType="end"/>
            </w:r>
          </w:hyperlink>
        </w:p>
        <w:p w14:paraId="36CA6180" w14:textId="77777777" w:rsidR="005F1B5D" w:rsidRDefault="00873F50">
          <w:pPr>
            <w:pStyle w:val="TM2"/>
            <w:rPr>
              <w:rFonts w:asciiTheme="minorHAnsi" w:eastAsiaTheme="minorEastAsia" w:hAnsiTheme="minorHAnsi" w:cstheme="minorBidi"/>
              <w:noProof/>
              <w:sz w:val="22"/>
              <w:szCs w:val="22"/>
            </w:rPr>
          </w:pPr>
          <w:hyperlink w:anchor="_Toc513023538" w:history="1">
            <w:r w:rsidR="005F1B5D" w:rsidRPr="00223528">
              <w:rPr>
                <w:rStyle w:val="Lienhypertexte"/>
                <w:noProof/>
              </w:rPr>
              <w:t>3.7.</w:t>
            </w:r>
            <w:r w:rsidR="005F1B5D">
              <w:rPr>
                <w:rFonts w:asciiTheme="minorHAnsi" w:eastAsiaTheme="minorEastAsia" w:hAnsiTheme="minorHAnsi" w:cstheme="minorBidi"/>
                <w:noProof/>
                <w:sz w:val="22"/>
                <w:szCs w:val="22"/>
              </w:rPr>
              <w:tab/>
            </w:r>
            <w:r w:rsidR="005F1B5D" w:rsidRPr="00223528">
              <w:rPr>
                <w:rStyle w:val="Lienhypertexte"/>
                <w:noProof/>
              </w:rPr>
              <w:t>Description des cas d’utilisation Utilisateur</w:t>
            </w:r>
            <w:r w:rsidR="005F1B5D">
              <w:rPr>
                <w:noProof/>
                <w:webHidden/>
              </w:rPr>
              <w:tab/>
            </w:r>
            <w:r w:rsidR="005F1B5D">
              <w:rPr>
                <w:noProof/>
                <w:webHidden/>
              </w:rPr>
              <w:fldChar w:fldCharType="begin"/>
            </w:r>
            <w:r w:rsidR="005F1B5D">
              <w:rPr>
                <w:noProof/>
                <w:webHidden/>
              </w:rPr>
              <w:instrText xml:space="preserve"> PAGEREF _Toc513023538 \h </w:instrText>
            </w:r>
            <w:r w:rsidR="005F1B5D">
              <w:rPr>
                <w:noProof/>
                <w:webHidden/>
              </w:rPr>
            </w:r>
            <w:r w:rsidR="005F1B5D">
              <w:rPr>
                <w:noProof/>
                <w:webHidden/>
              </w:rPr>
              <w:fldChar w:fldCharType="separate"/>
            </w:r>
            <w:r w:rsidR="00B954E7">
              <w:rPr>
                <w:noProof/>
                <w:webHidden/>
              </w:rPr>
              <w:t>22</w:t>
            </w:r>
            <w:r w:rsidR="005F1B5D">
              <w:rPr>
                <w:noProof/>
                <w:webHidden/>
              </w:rPr>
              <w:fldChar w:fldCharType="end"/>
            </w:r>
          </w:hyperlink>
        </w:p>
        <w:p w14:paraId="0D0B2EA4"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39" w:history="1">
            <w:r w:rsidR="005F1B5D" w:rsidRPr="00223528">
              <w:rPr>
                <w:rStyle w:val="Lienhypertexte"/>
                <w:noProof/>
              </w:rPr>
              <w:t>3.7.1.</w:t>
            </w:r>
            <w:r w:rsidR="005F1B5D">
              <w:rPr>
                <w:rFonts w:asciiTheme="minorHAnsi" w:eastAsiaTheme="minorEastAsia" w:hAnsiTheme="minorHAnsi" w:cstheme="minorBidi"/>
                <w:noProof/>
                <w:sz w:val="22"/>
                <w:szCs w:val="22"/>
              </w:rPr>
              <w:tab/>
            </w:r>
            <w:r w:rsidR="005F1B5D" w:rsidRPr="00223528">
              <w:rPr>
                <w:rStyle w:val="Lienhypertexte"/>
                <w:noProof/>
              </w:rPr>
              <w:t>Observer les objets détectés dans le véhicule</w:t>
            </w:r>
            <w:r w:rsidR="005F1B5D">
              <w:rPr>
                <w:noProof/>
                <w:webHidden/>
              </w:rPr>
              <w:tab/>
            </w:r>
            <w:r w:rsidR="005F1B5D">
              <w:rPr>
                <w:noProof/>
                <w:webHidden/>
              </w:rPr>
              <w:fldChar w:fldCharType="begin"/>
            </w:r>
            <w:r w:rsidR="005F1B5D">
              <w:rPr>
                <w:noProof/>
                <w:webHidden/>
              </w:rPr>
              <w:instrText xml:space="preserve"> PAGEREF _Toc513023539 \h </w:instrText>
            </w:r>
            <w:r w:rsidR="005F1B5D">
              <w:rPr>
                <w:noProof/>
                <w:webHidden/>
              </w:rPr>
            </w:r>
            <w:r w:rsidR="005F1B5D">
              <w:rPr>
                <w:noProof/>
                <w:webHidden/>
              </w:rPr>
              <w:fldChar w:fldCharType="separate"/>
            </w:r>
            <w:r w:rsidR="00B954E7">
              <w:rPr>
                <w:noProof/>
                <w:webHidden/>
              </w:rPr>
              <w:t>22</w:t>
            </w:r>
            <w:r w:rsidR="005F1B5D">
              <w:rPr>
                <w:noProof/>
                <w:webHidden/>
              </w:rPr>
              <w:fldChar w:fldCharType="end"/>
            </w:r>
          </w:hyperlink>
        </w:p>
        <w:p w14:paraId="0108F378"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40" w:history="1">
            <w:r w:rsidR="005F1B5D" w:rsidRPr="00223528">
              <w:rPr>
                <w:rStyle w:val="Lienhypertexte"/>
                <w:noProof/>
              </w:rPr>
              <w:t>3.7.2.</w:t>
            </w:r>
            <w:r w:rsidR="005F1B5D">
              <w:rPr>
                <w:rFonts w:asciiTheme="minorHAnsi" w:eastAsiaTheme="minorEastAsia" w:hAnsiTheme="minorHAnsi" w:cstheme="minorBidi"/>
                <w:noProof/>
                <w:sz w:val="22"/>
                <w:szCs w:val="22"/>
              </w:rPr>
              <w:tab/>
            </w:r>
            <w:r w:rsidR="005F1B5D" w:rsidRPr="00223528">
              <w:rPr>
                <w:rStyle w:val="Lienhypertexte"/>
                <w:noProof/>
              </w:rPr>
              <w:t>Compter les objets détectés dans le véhicule</w:t>
            </w:r>
            <w:r w:rsidR="005F1B5D">
              <w:rPr>
                <w:noProof/>
                <w:webHidden/>
              </w:rPr>
              <w:tab/>
            </w:r>
            <w:r w:rsidR="005F1B5D">
              <w:rPr>
                <w:noProof/>
                <w:webHidden/>
              </w:rPr>
              <w:fldChar w:fldCharType="begin"/>
            </w:r>
            <w:r w:rsidR="005F1B5D">
              <w:rPr>
                <w:noProof/>
                <w:webHidden/>
              </w:rPr>
              <w:instrText xml:space="preserve"> PAGEREF _Toc513023540 \h </w:instrText>
            </w:r>
            <w:r w:rsidR="005F1B5D">
              <w:rPr>
                <w:noProof/>
                <w:webHidden/>
              </w:rPr>
            </w:r>
            <w:r w:rsidR="005F1B5D">
              <w:rPr>
                <w:noProof/>
                <w:webHidden/>
              </w:rPr>
              <w:fldChar w:fldCharType="separate"/>
            </w:r>
            <w:r w:rsidR="00B954E7">
              <w:rPr>
                <w:noProof/>
                <w:webHidden/>
              </w:rPr>
              <w:t>23</w:t>
            </w:r>
            <w:r w:rsidR="005F1B5D">
              <w:rPr>
                <w:noProof/>
                <w:webHidden/>
              </w:rPr>
              <w:fldChar w:fldCharType="end"/>
            </w:r>
          </w:hyperlink>
        </w:p>
        <w:p w14:paraId="4F70E450"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41" w:history="1">
            <w:r w:rsidR="005F1B5D" w:rsidRPr="00223528">
              <w:rPr>
                <w:rStyle w:val="Lienhypertexte"/>
                <w:noProof/>
              </w:rPr>
              <w:t>3.7.3.</w:t>
            </w:r>
            <w:r w:rsidR="005F1B5D">
              <w:rPr>
                <w:rFonts w:asciiTheme="minorHAnsi" w:eastAsiaTheme="minorEastAsia" w:hAnsiTheme="minorHAnsi" w:cstheme="minorBidi"/>
                <w:noProof/>
                <w:sz w:val="22"/>
                <w:szCs w:val="22"/>
              </w:rPr>
              <w:tab/>
            </w:r>
            <w:r w:rsidR="005F1B5D" w:rsidRPr="00223528">
              <w:rPr>
                <w:rStyle w:val="Lienhypertexte"/>
                <w:noProof/>
              </w:rPr>
              <w:t>Donner le taux d’occupation du véhicule</w:t>
            </w:r>
            <w:r w:rsidR="005F1B5D">
              <w:rPr>
                <w:noProof/>
                <w:webHidden/>
              </w:rPr>
              <w:tab/>
            </w:r>
            <w:r w:rsidR="005F1B5D">
              <w:rPr>
                <w:noProof/>
                <w:webHidden/>
              </w:rPr>
              <w:fldChar w:fldCharType="begin"/>
            </w:r>
            <w:r w:rsidR="005F1B5D">
              <w:rPr>
                <w:noProof/>
                <w:webHidden/>
              </w:rPr>
              <w:instrText xml:space="preserve"> PAGEREF _Toc513023541 \h </w:instrText>
            </w:r>
            <w:r w:rsidR="005F1B5D">
              <w:rPr>
                <w:noProof/>
                <w:webHidden/>
              </w:rPr>
            </w:r>
            <w:r w:rsidR="005F1B5D">
              <w:rPr>
                <w:noProof/>
                <w:webHidden/>
              </w:rPr>
              <w:fldChar w:fldCharType="separate"/>
            </w:r>
            <w:r w:rsidR="00B954E7">
              <w:rPr>
                <w:noProof/>
                <w:webHidden/>
              </w:rPr>
              <w:t>24</w:t>
            </w:r>
            <w:r w:rsidR="005F1B5D">
              <w:rPr>
                <w:noProof/>
                <w:webHidden/>
              </w:rPr>
              <w:fldChar w:fldCharType="end"/>
            </w:r>
          </w:hyperlink>
        </w:p>
        <w:p w14:paraId="38F3A0DD"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42" w:history="1">
            <w:r w:rsidR="005F1B5D" w:rsidRPr="00223528">
              <w:rPr>
                <w:rStyle w:val="Lienhypertexte"/>
                <w:noProof/>
              </w:rPr>
              <w:t>3.7.4.</w:t>
            </w:r>
            <w:r w:rsidR="005F1B5D">
              <w:rPr>
                <w:rFonts w:asciiTheme="minorHAnsi" w:eastAsiaTheme="minorEastAsia" w:hAnsiTheme="minorHAnsi" w:cstheme="minorBidi"/>
                <w:noProof/>
                <w:sz w:val="22"/>
                <w:szCs w:val="22"/>
              </w:rPr>
              <w:tab/>
            </w:r>
            <w:r w:rsidR="005F1B5D" w:rsidRPr="00223528">
              <w:rPr>
                <w:rStyle w:val="Lienhypertexte"/>
                <w:noProof/>
              </w:rPr>
              <w:t>Alerter en cas de détection d’objets lors de la transition du mode MC vers le mode AM</w:t>
            </w:r>
            <w:r w:rsidR="005F1B5D">
              <w:rPr>
                <w:noProof/>
                <w:webHidden/>
              </w:rPr>
              <w:tab/>
            </w:r>
            <w:r w:rsidR="005F1B5D">
              <w:rPr>
                <w:noProof/>
                <w:webHidden/>
              </w:rPr>
              <w:fldChar w:fldCharType="begin"/>
            </w:r>
            <w:r w:rsidR="005F1B5D">
              <w:rPr>
                <w:noProof/>
                <w:webHidden/>
              </w:rPr>
              <w:instrText xml:space="preserve"> PAGEREF _Toc513023542 \h </w:instrText>
            </w:r>
            <w:r w:rsidR="005F1B5D">
              <w:rPr>
                <w:noProof/>
                <w:webHidden/>
              </w:rPr>
            </w:r>
            <w:r w:rsidR="005F1B5D">
              <w:rPr>
                <w:noProof/>
                <w:webHidden/>
              </w:rPr>
              <w:fldChar w:fldCharType="separate"/>
            </w:r>
            <w:r w:rsidR="00B954E7">
              <w:rPr>
                <w:noProof/>
                <w:webHidden/>
              </w:rPr>
              <w:t>25</w:t>
            </w:r>
            <w:r w:rsidR="005F1B5D">
              <w:rPr>
                <w:noProof/>
                <w:webHidden/>
              </w:rPr>
              <w:fldChar w:fldCharType="end"/>
            </w:r>
          </w:hyperlink>
        </w:p>
        <w:p w14:paraId="756F0E61"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43" w:history="1">
            <w:r w:rsidR="005F1B5D" w:rsidRPr="00223528">
              <w:rPr>
                <w:rStyle w:val="Lienhypertexte"/>
                <w:noProof/>
              </w:rPr>
              <w:t>3.7.5.</w:t>
            </w:r>
            <w:r w:rsidR="005F1B5D">
              <w:rPr>
                <w:rFonts w:asciiTheme="minorHAnsi" w:eastAsiaTheme="minorEastAsia" w:hAnsiTheme="minorHAnsi" w:cstheme="minorBidi"/>
                <w:noProof/>
                <w:sz w:val="22"/>
                <w:szCs w:val="22"/>
              </w:rPr>
              <w:tab/>
            </w:r>
            <w:r w:rsidR="005F1B5D" w:rsidRPr="00223528">
              <w:rPr>
                <w:rStyle w:val="Lienhypertexte"/>
                <w:noProof/>
              </w:rPr>
              <w:t>Connaître la tendance de fréquentation du véhicule le long de la ligne</w:t>
            </w:r>
            <w:r w:rsidR="005F1B5D">
              <w:rPr>
                <w:noProof/>
                <w:webHidden/>
              </w:rPr>
              <w:tab/>
            </w:r>
            <w:r w:rsidR="005F1B5D">
              <w:rPr>
                <w:noProof/>
                <w:webHidden/>
              </w:rPr>
              <w:fldChar w:fldCharType="begin"/>
            </w:r>
            <w:r w:rsidR="005F1B5D">
              <w:rPr>
                <w:noProof/>
                <w:webHidden/>
              </w:rPr>
              <w:instrText xml:space="preserve"> PAGEREF _Toc513023543 \h </w:instrText>
            </w:r>
            <w:r w:rsidR="005F1B5D">
              <w:rPr>
                <w:noProof/>
                <w:webHidden/>
              </w:rPr>
            </w:r>
            <w:r w:rsidR="005F1B5D">
              <w:rPr>
                <w:noProof/>
                <w:webHidden/>
              </w:rPr>
              <w:fldChar w:fldCharType="separate"/>
            </w:r>
            <w:r w:rsidR="00B954E7">
              <w:rPr>
                <w:noProof/>
                <w:webHidden/>
              </w:rPr>
              <w:t>26</w:t>
            </w:r>
            <w:r w:rsidR="005F1B5D">
              <w:rPr>
                <w:noProof/>
                <w:webHidden/>
              </w:rPr>
              <w:fldChar w:fldCharType="end"/>
            </w:r>
          </w:hyperlink>
        </w:p>
        <w:p w14:paraId="4087A61C" w14:textId="77777777" w:rsidR="005F1B5D" w:rsidRDefault="00873F50">
          <w:pPr>
            <w:pStyle w:val="TM1"/>
            <w:tabs>
              <w:tab w:val="left" w:pos="482"/>
              <w:tab w:val="right" w:leader="dot" w:pos="9060"/>
            </w:tabs>
            <w:rPr>
              <w:rFonts w:asciiTheme="minorHAnsi" w:eastAsiaTheme="minorEastAsia" w:hAnsiTheme="minorHAnsi" w:cstheme="minorBidi"/>
              <w:b w:val="0"/>
              <w:caps w:val="0"/>
              <w:noProof/>
              <w:szCs w:val="22"/>
            </w:rPr>
          </w:pPr>
          <w:hyperlink w:anchor="_Toc513023544" w:history="1">
            <w:r w:rsidR="005F1B5D" w:rsidRPr="00223528">
              <w:rPr>
                <w:rStyle w:val="Lienhypertexte"/>
                <w:noProof/>
              </w:rPr>
              <w:t>4.</w:t>
            </w:r>
            <w:r w:rsidR="005F1B5D">
              <w:rPr>
                <w:rFonts w:asciiTheme="minorHAnsi" w:eastAsiaTheme="minorEastAsia" w:hAnsiTheme="minorHAnsi" w:cstheme="minorBidi"/>
                <w:b w:val="0"/>
                <w:caps w:val="0"/>
                <w:noProof/>
                <w:szCs w:val="22"/>
              </w:rPr>
              <w:tab/>
            </w:r>
            <w:r w:rsidR="005F1B5D" w:rsidRPr="00223528">
              <w:rPr>
                <w:rStyle w:val="Lienhypertexte"/>
                <w:noProof/>
              </w:rPr>
              <w:t>IHM</w:t>
            </w:r>
            <w:r w:rsidR="005F1B5D">
              <w:rPr>
                <w:noProof/>
                <w:webHidden/>
              </w:rPr>
              <w:tab/>
            </w:r>
            <w:r w:rsidR="005F1B5D">
              <w:rPr>
                <w:noProof/>
                <w:webHidden/>
              </w:rPr>
              <w:fldChar w:fldCharType="begin"/>
            </w:r>
            <w:r w:rsidR="005F1B5D">
              <w:rPr>
                <w:noProof/>
                <w:webHidden/>
              </w:rPr>
              <w:instrText xml:space="preserve"> PAGEREF _Toc513023544 \h </w:instrText>
            </w:r>
            <w:r w:rsidR="005F1B5D">
              <w:rPr>
                <w:noProof/>
                <w:webHidden/>
              </w:rPr>
            </w:r>
            <w:r w:rsidR="005F1B5D">
              <w:rPr>
                <w:noProof/>
                <w:webHidden/>
              </w:rPr>
              <w:fldChar w:fldCharType="separate"/>
            </w:r>
            <w:r w:rsidR="00B954E7">
              <w:rPr>
                <w:noProof/>
                <w:webHidden/>
              </w:rPr>
              <w:t>28</w:t>
            </w:r>
            <w:r w:rsidR="005F1B5D">
              <w:rPr>
                <w:noProof/>
                <w:webHidden/>
              </w:rPr>
              <w:fldChar w:fldCharType="end"/>
            </w:r>
          </w:hyperlink>
        </w:p>
        <w:p w14:paraId="2EFC5837" w14:textId="77777777" w:rsidR="005F1B5D" w:rsidRDefault="00873F50">
          <w:pPr>
            <w:pStyle w:val="TM2"/>
            <w:rPr>
              <w:rFonts w:asciiTheme="minorHAnsi" w:eastAsiaTheme="minorEastAsia" w:hAnsiTheme="minorHAnsi" w:cstheme="minorBidi"/>
              <w:noProof/>
              <w:sz w:val="22"/>
              <w:szCs w:val="22"/>
            </w:rPr>
          </w:pPr>
          <w:hyperlink w:anchor="_Toc513023545" w:history="1">
            <w:r w:rsidR="005F1B5D" w:rsidRPr="00223528">
              <w:rPr>
                <w:rStyle w:val="Lienhypertexte"/>
                <w:noProof/>
              </w:rPr>
              <w:t>4.1.</w:t>
            </w:r>
            <w:r w:rsidR="005F1B5D">
              <w:rPr>
                <w:rFonts w:asciiTheme="minorHAnsi" w:eastAsiaTheme="minorEastAsia" w:hAnsiTheme="minorHAnsi" w:cstheme="minorBidi"/>
                <w:noProof/>
                <w:sz w:val="22"/>
                <w:szCs w:val="22"/>
              </w:rPr>
              <w:tab/>
            </w:r>
            <w:r w:rsidR="005F1B5D" w:rsidRPr="00223528">
              <w:rPr>
                <w:rStyle w:val="Lienhypertexte"/>
                <w:noProof/>
              </w:rPr>
              <w:t>Choix du véhicule</w:t>
            </w:r>
            <w:r w:rsidR="005F1B5D">
              <w:rPr>
                <w:noProof/>
                <w:webHidden/>
              </w:rPr>
              <w:tab/>
            </w:r>
            <w:r w:rsidR="005F1B5D">
              <w:rPr>
                <w:noProof/>
                <w:webHidden/>
              </w:rPr>
              <w:fldChar w:fldCharType="begin"/>
            </w:r>
            <w:r w:rsidR="005F1B5D">
              <w:rPr>
                <w:noProof/>
                <w:webHidden/>
              </w:rPr>
              <w:instrText xml:space="preserve"> PAGEREF _Toc513023545 \h </w:instrText>
            </w:r>
            <w:r w:rsidR="005F1B5D">
              <w:rPr>
                <w:noProof/>
                <w:webHidden/>
              </w:rPr>
            </w:r>
            <w:r w:rsidR="005F1B5D">
              <w:rPr>
                <w:noProof/>
                <w:webHidden/>
              </w:rPr>
              <w:fldChar w:fldCharType="separate"/>
            </w:r>
            <w:r w:rsidR="00B954E7">
              <w:rPr>
                <w:noProof/>
                <w:webHidden/>
              </w:rPr>
              <w:t>28</w:t>
            </w:r>
            <w:r w:rsidR="005F1B5D">
              <w:rPr>
                <w:noProof/>
                <w:webHidden/>
              </w:rPr>
              <w:fldChar w:fldCharType="end"/>
            </w:r>
          </w:hyperlink>
        </w:p>
        <w:p w14:paraId="21D0F9DE" w14:textId="77777777" w:rsidR="005F1B5D" w:rsidRDefault="00873F50">
          <w:pPr>
            <w:pStyle w:val="TM2"/>
            <w:rPr>
              <w:rFonts w:asciiTheme="minorHAnsi" w:eastAsiaTheme="minorEastAsia" w:hAnsiTheme="minorHAnsi" w:cstheme="minorBidi"/>
              <w:noProof/>
              <w:sz w:val="22"/>
              <w:szCs w:val="22"/>
            </w:rPr>
          </w:pPr>
          <w:hyperlink w:anchor="_Toc513023546" w:history="1">
            <w:r w:rsidR="005F1B5D" w:rsidRPr="00223528">
              <w:rPr>
                <w:rStyle w:val="Lienhypertexte"/>
                <w:noProof/>
              </w:rPr>
              <w:t>4.2.</w:t>
            </w:r>
            <w:r w:rsidR="005F1B5D">
              <w:rPr>
                <w:rFonts w:asciiTheme="minorHAnsi" w:eastAsiaTheme="minorEastAsia" w:hAnsiTheme="minorHAnsi" w:cstheme="minorBidi"/>
                <w:noProof/>
                <w:sz w:val="22"/>
                <w:szCs w:val="22"/>
              </w:rPr>
              <w:tab/>
            </w:r>
            <w:r w:rsidR="005F1B5D" w:rsidRPr="00223528">
              <w:rPr>
                <w:rStyle w:val="Lienhypertexte"/>
                <w:noProof/>
              </w:rPr>
              <w:t>Comportement de l’IHM en mode mission commerciale</w:t>
            </w:r>
            <w:r w:rsidR="005F1B5D">
              <w:rPr>
                <w:noProof/>
                <w:webHidden/>
              </w:rPr>
              <w:tab/>
            </w:r>
            <w:r w:rsidR="005F1B5D">
              <w:rPr>
                <w:noProof/>
                <w:webHidden/>
              </w:rPr>
              <w:fldChar w:fldCharType="begin"/>
            </w:r>
            <w:r w:rsidR="005F1B5D">
              <w:rPr>
                <w:noProof/>
                <w:webHidden/>
              </w:rPr>
              <w:instrText xml:space="preserve"> PAGEREF _Toc513023546 \h </w:instrText>
            </w:r>
            <w:r w:rsidR="005F1B5D">
              <w:rPr>
                <w:noProof/>
                <w:webHidden/>
              </w:rPr>
            </w:r>
            <w:r w:rsidR="005F1B5D">
              <w:rPr>
                <w:noProof/>
                <w:webHidden/>
              </w:rPr>
              <w:fldChar w:fldCharType="separate"/>
            </w:r>
            <w:r w:rsidR="00B954E7">
              <w:rPr>
                <w:noProof/>
                <w:webHidden/>
              </w:rPr>
              <w:t>30</w:t>
            </w:r>
            <w:r w:rsidR="005F1B5D">
              <w:rPr>
                <w:noProof/>
                <w:webHidden/>
              </w:rPr>
              <w:fldChar w:fldCharType="end"/>
            </w:r>
          </w:hyperlink>
        </w:p>
        <w:p w14:paraId="690E82DA"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47" w:history="1">
            <w:r w:rsidR="005F1B5D" w:rsidRPr="00223528">
              <w:rPr>
                <w:rStyle w:val="Lienhypertexte"/>
                <w:noProof/>
              </w:rPr>
              <w:t>4.2.1.</w:t>
            </w:r>
            <w:r w:rsidR="005F1B5D">
              <w:rPr>
                <w:rFonts w:asciiTheme="minorHAnsi" w:eastAsiaTheme="minorEastAsia" w:hAnsiTheme="minorHAnsi" w:cstheme="minorBidi"/>
                <w:noProof/>
                <w:sz w:val="22"/>
                <w:szCs w:val="22"/>
              </w:rPr>
              <w:tab/>
            </w:r>
            <w:r w:rsidR="005F1B5D" w:rsidRPr="00223528">
              <w:rPr>
                <w:rStyle w:val="Lienhypertexte"/>
                <w:noProof/>
              </w:rPr>
              <w:t>Position du véhicule sur la ligne</w:t>
            </w:r>
            <w:r w:rsidR="005F1B5D">
              <w:rPr>
                <w:noProof/>
                <w:webHidden/>
              </w:rPr>
              <w:tab/>
            </w:r>
            <w:r w:rsidR="005F1B5D">
              <w:rPr>
                <w:noProof/>
                <w:webHidden/>
              </w:rPr>
              <w:fldChar w:fldCharType="begin"/>
            </w:r>
            <w:r w:rsidR="005F1B5D">
              <w:rPr>
                <w:noProof/>
                <w:webHidden/>
              </w:rPr>
              <w:instrText xml:space="preserve"> PAGEREF _Toc513023547 \h </w:instrText>
            </w:r>
            <w:r w:rsidR="005F1B5D">
              <w:rPr>
                <w:noProof/>
                <w:webHidden/>
              </w:rPr>
            </w:r>
            <w:r w:rsidR="005F1B5D">
              <w:rPr>
                <w:noProof/>
                <w:webHidden/>
              </w:rPr>
              <w:fldChar w:fldCharType="separate"/>
            </w:r>
            <w:r w:rsidR="00B954E7">
              <w:rPr>
                <w:noProof/>
                <w:webHidden/>
              </w:rPr>
              <w:t>30</w:t>
            </w:r>
            <w:r w:rsidR="005F1B5D">
              <w:rPr>
                <w:noProof/>
                <w:webHidden/>
              </w:rPr>
              <w:fldChar w:fldCharType="end"/>
            </w:r>
          </w:hyperlink>
        </w:p>
        <w:p w14:paraId="6CBED0CA"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48" w:history="1">
            <w:r w:rsidR="005F1B5D" w:rsidRPr="00223528">
              <w:rPr>
                <w:rStyle w:val="Lienhypertexte"/>
                <w:noProof/>
              </w:rPr>
              <w:t>4.2.2.</w:t>
            </w:r>
            <w:r w:rsidR="005F1B5D">
              <w:rPr>
                <w:rFonts w:asciiTheme="minorHAnsi" w:eastAsiaTheme="minorEastAsia" w:hAnsiTheme="minorHAnsi" w:cstheme="minorBidi"/>
                <w:noProof/>
                <w:sz w:val="22"/>
                <w:szCs w:val="22"/>
              </w:rPr>
              <w:tab/>
            </w:r>
            <w:r w:rsidR="005F1B5D" w:rsidRPr="00223528">
              <w:rPr>
                <w:rStyle w:val="Lienhypertexte"/>
                <w:noProof/>
              </w:rPr>
              <w:t>Taux d’occupation</w:t>
            </w:r>
            <w:r w:rsidR="005F1B5D">
              <w:rPr>
                <w:noProof/>
                <w:webHidden/>
              </w:rPr>
              <w:tab/>
            </w:r>
            <w:r w:rsidR="005F1B5D">
              <w:rPr>
                <w:noProof/>
                <w:webHidden/>
              </w:rPr>
              <w:fldChar w:fldCharType="begin"/>
            </w:r>
            <w:r w:rsidR="005F1B5D">
              <w:rPr>
                <w:noProof/>
                <w:webHidden/>
              </w:rPr>
              <w:instrText xml:space="preserve"> PAGEREF _Toc513023548 \h </w:instrText>
            </w:r>
            <w:r w:rsidR="005F1B5D">
              <w:rPr>
                <w:noProof/>
                <w:webHidden/>
              </w:rPr>
            </w:r>
            <w:r w:rsidR="005F1B5D">
              <w:rPr>
                <w:noProof/>
                <w:webHidden/>
              </w:rPr>
              <w:fldChar w:fldCharType="separate"/>
            </w:r>
            <w:r w:rsidR="00B954E7">
              <w:rPr>
                <w:noProof/>
                <w:webHidden/>
              </w:rPr>
              <w:t>31</w:t>
            </w:r>
            <w:r w:rsidR="005F1B5D">
              <w:rPr>
                <w:noProof/>
                <w:webHidden/>
              </w:rPr>
              <w:fldChar w:fldCharType="end"/>
            </w:r>
          </w:hyperlink>
        </w:p>
        <w:p w14:paraId="6F5CCF4A"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49" w:history="1">
            <w:r w:rsidR="005F1B5D" w:rsidRPr="00223528">
              <w:rPr>
                <w:rStyle w:val="Lienhypertexte"/>
                <w:noProof/>
              </w:rPr>
              <w:t>4.2.3.</w:t>
            </w:r>
            <w:r w:rsidR="005F1B5D">
              <w:rPr>
                <w:rFonts w:asciiTheme="minorHAnsi" w:eastAsiaTheme="minorEastAsia" w:hAnsiTheme="minorHAnsi" w:cstheme="minorBidi"/>
                <w:noProof/>
                <w:sz w:val="22"/>
                <w:szCs w:val="22"/>
              </w:rPr>
              <w:tab/>
            </w:r>
            <w:r w:rsidR="005F1B5D" w:rsidRPr="00223528">
              <w:rPr>
                <w:rStyle w:val="Lienhypertexte"/>
                <w:noProof/>
              </w:rPr>
              <w:t>Nombre d’usagers détectés</w:t>
            </w:r>
            <w:r w:rsidR="005F1B5D">
              <w:rPr>
                <w:noProof/>
                <w:webHidden/>
              </w:rPr>
              <w:tab/>
            </w:r>
            <w:r w:rsidR="005F1B5D">
              <w:rPr>
                <w:noProof/>
                <w:webHidden/>
              </w:rPr>
              <w:fldChar w:fldCharType="begin"/>
            </w:r>
            <w:r w:rsidR="005F1B5D">
              <w:rPr>
                <w:noProof/>
                <w:webHidden/>
              </w:rPr>
              <w:instrText xml:space="preserve"> PAGEREF _Toc513023549 \h </w:instrText>
            </w:r>
            <w:r w:rsidR="005F1B5D">
              <w:rPr>
                <w:noProof/>
                <w:webHidden/>
              </w:rPr>
            </w:r>
            <w:r w:rsidR="005F1B5D">
              <w:rPr>
                <w:noProof/>
                <w:webHidden/>
              </w:rPr>
              <w:fldChar w:fldCharType="separate"/>
            </w:r>
            <w:r w:rsidR="00B954E7">
              <w:rPr>
                <w:noProof/>
                <w:webHidden/>
              </w:rPr>
              <w:t>31</w:t>
            </w:r>
            <w:r w:rsidR="005F1B5D">
              <w:rPr>
                <w:noProof/>
                <w:webHidden/>
              </w:rPr>
              <w:fldChar w:fldCharType="end"/>
            </w:r>
          </w:hyperlink>
        </w:p>
        <w:p w14:paraId="5689381A"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50" w:history="1">
            <w:r w:rsidR="005F1B5D" w:rsidRPr="00223528">
              <w:rPr>
                <w:rStyle w:val="Lienhypertexte"/>
                <w:noProof/>
              </w:rPr>
              <w:t>4.2.4.</w:t>
            </w:r>
            <w:r w:rsidR="005F1B5D">
              <w:rPr>
                <w:rFonts w:asciiTheme="minorHAnsi" w:eastAsiaTheme="minorEastAsia" w:hAnsiTheme="minorHAnsi" w:cstheme="minorBidi"/>
                <w:noProof/>
                <w:sz w:val="22"/>
                <w:szCs w:val="22"/>
              </w:rPr>
              <w:tab/>
            </w:r>
            <w:r w:rsidR="005F1B5D" w:rsidRPr="00223528">
              <w:rPr>
                <w:rStyle w:val="Lienhypertexte"/>
                <w:noProof/>
              </w:rPr>
              <w:t>Encarts informatifs et d’avertissement</w:t>
            </w:r>
            <w:r w:rsidR="005F1B5D">
              <w:rPr>
                <w:noProof/>
                <w:webHidden/>
              </w:rPr>
              <w:tab/>
            </w:r>
            <w:r w:rsidR="005F1B5D">
              <w:rPr>
                <w:noProof/>
                <w:webHidden/>
              </w:rPr>
              <w:fldChar w:fldCharType="begin"/>
            </w:r>
            <w:r w:rsidR="005F1B5D">
              <w:rPr>
                <w:noProof/>
                <w:webHidden/>
              </w:rPr>
              <w:instrText xml:space="preserve"> PAGEREF _Toc513023550 \h </w:instrText>
            </w:r>
            <w:r w:rsidR="005F1B5D">
              <w:rPr>
                <w:noProof/>
                <w:webHidden/>
              </w:rPr>
            </w:r>
            <w:r w:rsidR="005F1B5D">
              <w:rPr>
                <w:noProof/>
                <w:webHidden/>
              </w:rPr>
              <w:fldChar w:fldCharType="separate"/>
            </w:r>
            <w:r w:rsidR="00B954E7">
              <w:rPr>
                <w:noProof/>
                <w:webHidden/>
              </w:rPr>
              <w:t>32</w:t>
            </w:r>
            <w:r w:rsidR="005F1B5D">
              <w:rPr>
                <w:noProof/>
                <w:webHidden/>
              </w:rPr>
              <w:fldChar w:fldCharType="end"/>
            </w:r>
          </w:hyperlink>
        </w:p>
        <w:p w14:paraId="693A1EC6"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51" w:history="1">
            <w:r w:rsidR="005F1B5D" w:rsidRPr="00223528">
              <w:rPr>
                <w:rStyle w:val="Lienhypertexte"/>
                <w:noProof/>
              </w:rPr>
              <w:t>4.2.5.</w:t>
            </w:r>
            <w:r w:rsidR="005F1B5D">
              <w:rPr>
                <w:rFonts w:asciiTheme="minorHAnsi" w:eastAsiaTheme="minorEastAsia" w:hAnsiTheme="minorHAnsi" w:cstheme="minorBidi"/>
                <w:noProof/>
                <w:sz w:val="22"/>
                <w:szCs w:val="22"/>
              </w:rPr>
              <w:tab/>
            </w:r>
            <w:r w:rsidR="005F1B5D" w:rsidRPr="00223528">
              <w:rPr>
                <w:rStyle w:val="Lienhypertexte"/>
                <w:noProof/>
              </w:rPr>
              <w:t>Date et heure</w:t>
            </w:r>
            <w:r w:rsidR="005F1B5D">
              <w:rPr>
                <w:noProof/>
                <w:webHidden/>
              </w:rPr>
              <w:tab/>
            </w:r>
            <w:r w:rsidR="005F1B5D">
              <w:rPr>
                <w:noProof/>
                <w:webHidden/>
              </w:rPr>
              <w:fldChar w:fldCharType="begin"/>
            </w:r>
            <w:r w:rsidR="005F1B5D">
              <w:rPr>
                <w:noProof/>
                <w:webHidden/>
              </w:rPr>
              <w:instrText xml:space="preserve"> PAGEREF _Toc513023551 \h </w:instrText>
            </w:r>
            <w:r w:rsidR="005F1B5D">
              <w:rPr>
                <w:noProof/>
                <w:webHidden/>
              </w:rPr>
            </w:r>
            <w:r w:rsidR="005F1B5D">
              <w:rPr>
                <w:noProof/>
                <w:webHidden/>
              </w:rPr>
              <w:fldChar w:fldCharType="separate"/>
            </w:r>
            <w:r w:rsidR="00B954E7">
              <w:rPr>
                <w:noProof/>
                <w:webHidden/>
              </w:rPr>
              <w:t>32</w:t>
            </w:r>
            <w:r w:rsidR="005F1B5D">
              <w:rPr>
                <w:noProof/>
                <w:webHidden/>
              </w:rPr>
              <w:fldChar w:fldCharType="end"/>
            </w:r>
          </w:hyperlink>
        </w:p>
        <w:p w14:paraId="75BB9041"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52" w:history="1">
            <w:r w:rsidR="005F1B5D" w:rsidRPr="00223528">
              <w:rPr>
                <w:rStyle w:val="Lienhypertexte"/>
                <w:noProof/>
              </w:rPr>
              <w:t>4.2.6.</w:t>
            </w:r>
            <w:r w:rsidR="005F1B5D">
              <w:rPr>
                <w:rFonts w:asciiTheme="minorHAnsi" w:eastAsiaTheme="minorEastAsia" w:hAnsiTheme="minorHAnsi" w:cstheme="minorBidi"/>
                <w:noProof/>
                <w:sz w:val="22"/>
                <w:szCs w:val="22"/>
              </w:rPr>
              <w:tab/>
            </w:r>
            <w:r w:rsidR="005F1B5D" w:rsidRPr="00223528">
              <w:rPr>
                <w:rStyle w:val="Lienhypertexte"/>
                <w:noProof/>
              </w:rPr>
              <w:t>Statistiques de fréquentation</w:t>
            </w:r>
            <w:r w:rsidR="005F1B5D">
              <w:rPr>
                <w:noProof/>
                <w:webHidden/>
              </w:rPr>
              <w:tab/>
            </w:r>
            <w:r w:rsidR="005F1B5D">
              <w:rPr>
                <w:noProof/>
                <w:webHidden/>
              </w:rPr>
              <w:fldChar w:fldCharType="begin"/>
            </w:r>
            <w:r w:rsidR="005F1B5D">
              <w:rPr>
                <w:noProof/>
                <w:webHidden/>
              </w:rPr>
              <w:instrText xml:space="preserve"> PAGEREF _Toc513023552 \h </w:instrText>
            </w:r>
            <w:r w:rsidR="005F1B5D">
              <w:rPr>
                <w:noProof/>
                <w:webHidden/>
              </w:rPr>
            </w:r>
            <w:r w:rsidR="005F1B5D">
              <w:rPr>
                <w:noProof/>
                <w:webHidden/>
              </w:rPr>
              <w:fldChar w:fldCharType="separate"/>
            </w:r>
            <w:r w:rsidR="00B954E7">
              <w:rPr>
                <w:noProof/>
                <w:webHidden/>
              </w:rPr>
              <w:t>33</w:t>
            </w:r>
            <w:r w:rsidR="005F1B5D">
              <w:rPr>
                <w:noProof/>
                <w:webHidden/>
              </w:rPr>
              <w:fldChar w:fldCharType="end"/>
            </w:r>
          </w:hyperlink>
        </w:p>
        <w:p w14:paraId="379A1742" w14:textId="77777777" w:rsidR="005F1B5D" w:rsidRDefault="00873F50">
          <w:pPr>
            <w:pStyle w:val="TM2"/>
            <w:rPr>
              <w:rFonts w:asciiTheme="minorHAnsi" w:eastAsiaTheme="minorEastAsia" w:hAnsiTheme="minorHAnsi" w:cstheme="minorBidi"/>
              <w:noProof/>
              <w:sz w:val="22"/>
              <w:szCs w:val="22"/>
            </w:rPr>
          </w:pPr>
          <w:hyperlink w:anchor="_Toc513023553" w:history="1">
            <w:r w:rsidR="005F1B5D" w:rsidRPr="00223528">
              <w:rPr>
                <w:rStyle w:val="Lienhypertexte"/>
                <w:noProof/>
              </w:rPr>
              <w:t>4.3. Comportement de l’IHM lors de la transition MC vers AM</w:t>
            </w:r>
            <w:r w:rsidR="005F1B5D">
              <w:rPr>
                <w:noProof/>
                <w:webHidden/>
              </w:rPr>
              <w:tab/>
            </w:r>
            <w:r w:rsidR="005F1B5D">
              <w:rPr>
                <w:noProof/>
                <w:webHidden/>
              </w:rPr>
              <w:fldChar w:fldCharType="begin"/>
            </w:r>
            <w:r w:rsidR="005F1B5D">
              <w:rPr>
                <w:noProof/>
                <w:webHidden/>
              </w:rPr>
              <w:instrText xml:space="preserve"> PAGEREF _Toc513023553 \h </w:instrText>
            </w:r>
            <w:r w:rsidR="005F1B5D">
              <w:rPr>
                <w:noProof/>
                <w:webHidden/>
              </w:rPr>
            </w:r>
            <w:r w:rsidR="005F1B5D">
              <w:rPr>
                <w:noProof/>
                <w:webHidden/>
              </w:rPr>
              <w:fldChar w:fldCharType="separate"/>
            </w:r>
            <w:r w:rsidR="00B954E7">
              <w:rPr>
                <w:noProof/>
                <w:webHidden/>
              </w:rPr>
              <w:t>34</w:t>
            </w:r>
            <w:r w:rsidR="005F1B5D">
              <w:rPr>
                <w:noProof/>
                <w:webHidden/>
              </w:rPr>
              <w:fldChar w:fldCharType="end"/>
            </w:r>
          </w:hyperlink>
        </w:p>
        <w:p w14:paraId="2D7B0C61"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54" w:history="1">
            <w:r w:rsidR="005F1B5D" w:rsidRPr="00223528">
              <w:rPr>
                <w:rStyle w:val="Lienhypertexte"/>
                <w:noProof/>
              </w:rPr>
              <w:t>4.3.1.</w:t>
            </w:r>
            <w:r w:rsidR="005F1B5D">
              <w:rPr>
                <w:rFonts w:asciiTheme="minorHAnsi" w:eastAsiaTheme="minorEastAsia" w:hAnsiTheme="minorHAnsi" w:cstheme="minorBidi"/>
                <w:noProof/>
                <w:sz w:val="22"/>
                <w:szCs w:val="22"/>
              </w:rPr>
              <w:tab/>
            </w:r>
            <w:r w:rsidR="005F1B5D" w:rsidRPr="00223528">
              <w:rPr>
                <w:rStyle w:val="Lienhypertexte"/>
                <w:noProof/>
              </w:rPr>
              <w:t xml:space="preserve"> Position du véhicule</w:t>
            </w:r>
            <w:r w:rsidR="005F1B5D">
              <w:rPr>
                <w:noProof/>
                <w:webHidden/>
              </w:rPr>
              <w:tab/>
            </w:r>
            <w:r w:rsidR="005F1B5D">
              <w:rPr>
                <w:noProof/>
                <w:webHidden/>
              </w:rPr>
              <w:fldChar w:fldCharType="begin"/>
            </w:r>
            <w:r w:rsidR="005F1B5D">
              <w:rPr>
                <w:noProof/>
                <w:webHidden/>
              </w:rPr>
              <w:instrText xml:space="preserve"> PAGEREF _Toc513023554 \h </w:instrText>
            </w:r>
            <w:r w:rsidR="005F1B5D">
              <w:rPr>
                <w:noProof/>
                <w:webHidden/>
              </w:rPr>
            </w:r>
            <w:r w:rsidR="005F1B5D">
              <w:rPr>
                <w:noProof/>
                <w:webHidden/>
              </w:rPr>
              <w:fldChar w:fldCharType="separate"/>
            </w:r>
            <w:r w:rsidR="00B954E7">
              <w:rPr>
                <w:noProof/>
                <w:webHidden/>
              </w:rPr>
              <w:t>34</w:t>
            </w:r>
            <w:r w:rsidR="005F1B5D">
              <w:rPr>
                <w:noProof/>
                <w:webHidden/>
              </w:rPr>
              <w:fldChar w:fldCharType="end"/>
            </w:r>
          </w:hyperlink>
        </w:p>
        <w:p w14:paraId="6496B110" w14:textId="77777777" w:rsidR="005F1B5D" w:rsidRDefault="00873F50">
          <w:pPr>
            <w:pStyle w:val="TM3"/>
            <w:tabs>
              <w:tab w:val="left" w:pos="1542"/>
              <w:tab w:val="right" w:leader="dot" w:pos="9060"/>
            </w:tabs>
            <w:rPr>
              <w:rFonts w:asciiTheme="minorHAnsi" w:eastAsiaTheme="minorEastAsia" w:hAnsiTheme="minorHAnsi" w:cstheme="minorBidi"/>
              <w:noProof/>
              <w:sz w:val="22"/>
              <w:szCs w:val="22"/>
            </w:rPr>
          </w:pPr>
          <w:hyperlink w:anchor="_Toc513023555" w:history="1">
            <w:r w:rsidR="005F1B5D" w:rsidRPr="00223528">
              <w:rPr>
                <w:rStyle w:val="Lienhypertexte"/>
                <w:noProof/>
              </w:rPr>
              <w:t xml:space="preserve">4.3.2. </w:t>
            </w:r>
            <w:r w:rsidR="005F1B5D">
              <w:rPr>
                <w:rFonts w:asciiTheme="minorHAnsi" w:eastAsiaTheme="minorEastAsia" w:hAnsiTheme="minorHAnsi" w:cstheme="minorBidi"/>
                <w:noProof/>
                <w:sz w:val="22"/>
                <w:szCs w:val="22"/>
              </w:rPr>
              <w:tab/>
            </w:r>
            <w:r w:rsidR="005F1B5D" w:rsidRPr="00223528">
              <w:rPr>
                <w:rStyle w:val="Lienhypertexte"/>
                <w:noProof/>
              </w:rPr>
              <w:t>Encarts d’alerte</w:t>
            </w:r>
            <w:r w:rsidR="005F1B5D">
              <w:rPr>
                <w:noProof/>
                <w:webHidden/>
              </w:rPr>
              <w:tab/>
            </w:r>
            <w:r w:rsidR="005F1B5D">
              <w:rPr>
                <w:noProof/>
                <w:webHidden/>
              </w:rPr>
              <w:fldChar w:fldCharType="begin"/>
            </w:r>
            <w:r w:rsidR="005F1B5D">
              <w:rPr>
                <w:noProof/>
                <w:webHidden/>
              </w:rPr>
              <w:instrText xml:space="preserve"> PAGEREF _Toc513023555 \h </w:instrText>
            </w:r>
            <w:r w:rsidR="005F1B5D">
              <w:rPr>
                <w:noProof/>
                <w:webHidden/>
              </w:rPr>
            </w:r>
            <w:r w:rsidR="005F1B5D">
              <w:rPr>
                <w:noProof/>
                <w:webHidden/>
              </w:rPr>
              <w:fldChar w:fldCharType="separate"/>
            </w:r>
            <w:r w:rsidR="00B954E7">
              <w:rPr>
                <w:noProof/>
                <w:webHidden/>
              </w:rPr>
              <w:t>35</w:t>
            </w:r>
            <w:r w:rsidR="005F1B5D">
              <w:rPr>
                <w:noProof/>
                <w:webHidden/>
              </w:rPr>
              <w:fldChar w:fldCharType="end"/>
            </w:r>
          </w:hyperlink>
        </w:p>
        <w:p w14:paraId="128EB9C2" w14:textId="39884834" w:rsidR="00BE424B" w:rsidRDefault="00BE424B">
          <w:r>
            <w:rPr>
              <w:b/>
              <w:bCs/>
            </w:rPr>
            <w:fldChar w:fldCharType="end"/>
          </w:r>
        </w:p>
      </w:sdtContent>
    </w:sdt>
    <w:p w14:paraId="776E81AA" w14:textId="769E73F6" w:rsidR="006A437A" w:rsidRPr="008E3983" w:rsidRDefault="006A437A" w:rsidP="006A437A"/>
    <w:p w14:paraId="776E81AB" w14:textId="3B6FED72" w:rsidR="00953BC5" w:rsidRPr="008E3983" w:rsidRDefault="00293277" w:rsidP="0061145B">
      <w:pPr>
        <w:pStyle w:val="Titre-section"/>
      </w:pPr>
      <w:r>
        <w:t>L</w:t>
      </w:r>
      <w:r w:rsidR="004C4EC8" w:rsidRPr="008E3983">
        <w:t xml:space="preserve">iste des </w:t>
      </w:r>
      <w:r w:rsidR="007A1814">
        <w:t>Figure</w:t>
      </w:r>
      <w:r w:rsidR="004C4EC8" w:rsidRPr="008E3983">
        <w:t>s</w:t>
      </w:r>
    </w:p>
    <w:p w14:paraId="3F9E0619" w14:textId="77777777" w:rsidR="00BE424B" w:rsidRDefault="00FC1CB9">
      <w:pPr>
        <w:pStyle w:val="Tabledesillustrations"/>
        <w:tabs>
          <w:tab w:val="right" w:leader="dot" w:pos="9060"/>
        </w:tabs>
        <w:rPr>
          <w:rFonts w:asciiTheme="minorHAnsi" w:eastAsiaTheme="minorEastAsia" w:hAnsiTheme="minorHAnsi" w:cstheme="minorBidi"/>
          <w:noProof/>
          <w:szCs w:val="22"/>
        </w:rPr>
      </w:pPr>
      <w:r>
        <w:rPr>
          <w:b/>
          <w:bCs/>
        </w:rPr>
        <w:fldChar w:fldCharType="begin"/>
      </w:r>
      <w:r>
        <w:rPr>
          <w:b/>
          <w:bCs/>
        </w:rPr>
        <w:instrText xml:space="preserve"> TOC \h \z \c "Figure" </w:instrText>
      </w:r>
      <w:r>
        <w:rPr>
          <w:b/>
          <w:bCs/>
        </w:rPr>
        <w:fldChar w:fldCharType="separate"/>
      </w:r>
      <w:hyperlink w:anchor="_Toc512509575" w:history="1">
        <w:r w:rsidR="00BE424B" w:rsidRPr="00C240A7">
          <w:rPr>
            <w:rStyle w:val="Lienhypertexte"/>
            <w:noProof/>
          </w:rPr>
          <w:t>Figure n°1 - Les acteurs du détecteur multi-objets</w:t>
        </w:r>
        <w:r w:rsidR="00BE424B">
          <w:rPr>
            <w:noProof/>
            <w:webHidden/>
          </w:rPr>
          <w:tab/>
        </w:r>
        <w:r w:rsidR="00BE424B">
          <w:rPr>
            <w:noProof/>
            <w:webHidden/>
          </w:rPr>
          <w:fldChar w:fldCharType="begin"/>
        </w:r>
        <w:r w:rsidR="00BE424B">
          <w:rPr>
            <w:noProof/>
            <w:webHidden/>
          </w:rPr>
          <w:instrText xml:space="preserve"> PAGEREF _Toc512509575 \h </w:instrText>
        </w:r>
        <w:r w:rsidR="00BE424B">
          <w:rPr>
            <w:noProof/>
            <w:webHidden/>
          </w:rPr>
        </w:r>
        <w:r w:rsidR="00BE424B">
          <w:rPr>
            <w:noProof/>
            <w:webHidden/>
          </w:rPr>
          <w:fldChar w:fldCharType="separate"/>
        </w:r>
        <w:r w:rsidR="00B954E7">
          <w:rPr>
            <w:noProof/>
            <w:webHidden/>
          </w:rPr>
          <w:t>10</w:t>
        </w:r>
        <w:r w:rsidR="00BE424B">
          <w:rPr>
            <w:noProof/>
            <w:webHidden/>
          </w:rPr>
          <w:fldChar w:fldCharType="end"/>
        </w:r>
      </w:hyperlink>
    </w:p>
    <w:p w14:paraId="2C5CBB4F"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76" w:history="1">
        <w:r w:rsidR="00BE424B" w:rsidRPr="00C240A7">
          <w:rPr>
            <w:rStyle w:val="Lienhypertexte"/>
            <w:noProof/>
          </w:rPr>
          <w:t>Figure n°2 - Les types de véhicules observables</w:t>
        </w:r>
        <w:r w:rsidR="00BE424B">
          <w:rPr>
            <w:noProof/>
            <w:webHidden/>
          </w:rPr>
          <w:tab/>
        </w:r>
        <w:r w:rsidR="00BE424B">
          <w:rPr>
            <w:noProof/>
            <w:webHidden/>
          </w:rPr>
          <w:fldChar w:fldCharType="begin"/>
        </w:r>
        <w:r w:rsidR="00BE424B">
          <w:rPr>
            <w:noProof/>
            <w:webHidden/>
          </w:rPr>
          <w:instrText xml:space="preserve"> PAGEREF _Toc512509576 \h </w:instrText>
        </w:r>
        <w:r w:rsidR="00BE424B">
          <w:rPr>
            <w:noProof/>
            <w:webHidden/>
          </w:rPr>
        </w:r>
        <w:r w:rsidR="00BE424B">
          <w:rPr>
            <w:noProof/>
            <w:webHidden/>
          </w:rPr>
          <w:fldChar w:fldCharType="separate"/>
        </w:r>
        <w:r w:rsidR="00B954E7">
          <w:rPr>
            <w:noProof/>
            <w:webHidden/>
          </w:rPr>
          <w:t>12</w:t>
        </w:r>
        <w:r w:rsidR="00BE424B">
          <w:rPr>
            <w:noProof/>
            <w:webHidden/>
          </w:rPr>
          <w:fldChar w:fldCharType="end"/>
        </w:r>
      </w:hyperlink>
    </w:p>
    <w:p w14:paraId="7C8A9173"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77" w:history="1">
        <w:r w:rsidR="00BE424B" w:rsidRPr="00C240A7">
          <w:rPr>
            <w:rStyle w:val="Lienhypertexte"/>
            <w:noProof/>
          </w:rPr>
          <w:t>Figure n°3 – Composition détaillée des éléments composant un véhicule</w:t>
        </w:r>
        <w:r w:rsidR="00BE424B">
          <w:rPr>
            <w:noProof/>
            <w:webHidden/>
          </w:rPr>
          <w:tab/>
        </w:r>
        <w:r w:rsidR="00BE424B">
          <w:rPr>
            <w:noProof/>
            <w:webHidden/>
          </w:rPr>
          <w:fldChar w:fldCharType="begin"/>
        </w:r>
        <w:r w:rsidR="00BE424B">
          <w:rPr>
            <w:noProof/>
            <w:webHidden/>
          </w:rPr>
          <w:instrText xml:space="preserve"> PAGEREF _Toc512509577 \h </w:instrText>
        </w:r>
        <w:r w:rsidR="00BE424B">
          <w:rPr>
            <w:noProof/>
            <w:webHidden/>
          </w:rPr>
        </w:r>
        <w:r w:rsidR="00BE424B">
          <w:rPr>
            <w:noProof/>
            <w:webHidden/>
          </w:rPr>
          <w:fldChar w:fldCharType="separate"/>
        </w:r>
        <w:r w:rsidR="00B954E7">
          <w:rPr>
            <w:noProof/>
            <w:webHidden/>
          </w:rPr>
          <w:t>13</w:t>
        </w:r>
        <w:r w:rsidR="00BE424B">
          <w:rPr>
            <w:noProof/>
            <w:webHidden/>
          </w:rPr>
          <w:fldChar w:fldCharType="end"/>
        </w:r>
      </w:hyperlink>
    </w:p>
    <w:p w14:paraId="6AFADB1E"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78" w:history="1">
        <w:r w:rsidR="00BE424B" w:rsidRPr="00C240A7">
          <w:rPr>
            <w:rStyle w:val="Lienhypertexte"/>
            <w:noProof/>
          </w:rPr>
          <w:t>Figure n°4 – Illustration du recoupement des faisceaux des caméras de surveillance</w:t>
        </w:r>
        <w:r w:rsidR="00BE424B">
          <w:rPr>
            <w:noProof/>
            <w:webHidden/>
          </w:rPr>
          <w:tab/>
        </w:r>
        <w:r w:rsidR="00BE424B">
          <w:rPr>
            <w:noProof/>
            <w:webHidden/>
          </w:rPr>
          <w:fldChar w:fldCharType="begin"/>
        </w:r>
        <w:r w:rsidR="00BE424B">
          <w:rPr>
            <w:noProof/>
            <w:webHidden/>
          </w:rPr>
          <w:instrText xml:space="preserve"> PAGEREF _Toc512509578 \h </w:instrText>
        </w:r>
        <w:r w:rsidR="00BE424B">
          <w:rPr>
            <w:noProof/>
            <w:webHidden/>
          </w:rPr>
        </w:r>
        <w:r w:rsidR="00BE424B">
          <w:rPr>
            <w:noProof/>
            <w:webHidden/>
          </w:rPr>
          <w:fldChar w:fldCharType="separate"/>
        </w:r>
        <w:r w:rsidR="00B954E7">
          <w:rPr>
            <w:noProof/>
            <w:webHidden/>
          </w:rPr>
          <w:t>13</w:t>
        </w:r>
        <w:r w:rsidR="00BE424B">
          <w:rPr>
            <w:noProof/>
            <w:webHidden/>
          </w:rPr>
          <w:fldChar w:fldCharType="end"/>
        </w:r>
      </w:hyperlink>
    </w:p>
    <w:p w14:paraId="34B4EEC8"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79" w:history="1">
        <w:r w:rsidR="00BE424B" w:rsidRPr="00C240A7">
          <w:rPr>
            <w:rStyle w:val="Lienhypertexte"/>
            <w:noProof/>
          </w:rPr>
          <w:t>Figure n°5 – Recoupement des caméras de surveillance</w:t>
        </w:r>
        <w:r w:rsidR="00BE424B">
          <w:rPr>
            <w:noProof/>
            <w:webHidden/>
          </w:rPr>
          <w:tab/>
        </w:r>
        <w:r w:rsidR="00BE424B">
          <w:rPr>
            <w:noProof/>
            <w:webHidden/>
          </w:rPr>
          <w:fldChar w:fldCharType="begin"/>
        </w:r>
        <w:r w:rsidR="00BE424B">
          <w:rPr>
            <w:noProof/>
            <w:webHidden/>
          </w:rPr>
          <w:instrText xml:space="preserve"> PAGEREF _Toc512509579 \h </w:instrText>
        </w:r>
        <w:r w:rsidR="00BE424B">
          <w:rPr>
            <w:noProof/>
            <w:webHidden/>
          </w:rPr>
        </w:r>
        <w:r w:rsidR="00BE424B">
          <w:rPr>
            <w:noProof/>
            <w:webHidden/>
          </w:rPr>
          <w:fldChar w:fldCharType="separate"/>
        </w:r>
        <w:r w:rsidR="00B954E7">
          <w:rPr>
            <w:noProof/>
            <w:webHidden/>
          </w:rPr>
          <w:t>14</w:t>
        </w:r>
        <w:r w:rsidR="00BE424B">
          <w:rPr>
            <w:noProof/>
            <w:webHidden/>
          </w:rPr>
          <w:fldChar w:fldCharType="end"/>
        </w:r>
      </w:hyperlink>
    </w:p>
    <w:p w14:paraId="1C394341"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0" w:history="1">
        <w:r w:rsidR="00BE424B" w:rsidRPr="00C240A7">
          <w:rPr>
            <w:rStyle w:val="Lienhypertexte"/>
            <w:noProof/>
          </w:rPr>
          <w:t>Figure n°6 – Déroulé classique de la détection</w:t>
        </w:r>
        <w:r w:rsidR="00BE424B">
          <w:rPr>
            <w:noProof/>
            <w:webHidden/>
          </w:rPr>
          <w:tab/>
        </w:r>
        <w:r w:rsidR="00BE424B">
          <w:rPr>
            <w:noProof/>
            <w:webHidden/>
          </w:rPr>
          <w:fldChar w:fldCharType="begin"/>
        </w:r>
        <w:r w:rsidR="00BE424B">
          <w:rPr>
            <w:noProof/>
            <w:webHidden/>
          </w:rPr>
          <w:instrText xml:space="preserve"> PAGEREF _Toc512509580 \h </w:instrText>
        </w:r>
        <w:r w:rsidR="00BE424B">
          <w:rPr>
            <w:noProof/>
            <w:webHidden/>
          </w:rPr>
        </w:r>
        <w:r w:rsidR="00BE424B">
          <w:rPr>
            <w:noProof/>
            <w:webHidden/>
          </w:rPr>
          <w:fldChar w:fldCharType="separate"/>
        </w:r>
        <w:r w:rsidR="00B954E7">
          <w:rPr>
            <w:noProof/>
            <w:webHidden/>
          </w:rPr>
          <w:t>15</w:t>
        </w:r>
        <w:r w:rsidR="00BE424B">
          <w:rPr>
            <w:noProof/>
            <w:webHidden/>
          </w:rPr>
          <w:fldChar w:fldCharType="end"/>
        </w:r>
      </w:hyperlink>
    </w:p>
    <w:p w14:paraId="5BD5CADC"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1" w:history="1">
        <w:r w:rsidR="00BE424B" w:rsidRPr="00C240A7">
          <w:rPr>
            <w:rStyle w:val="Lienhypertexte"/>
            <w:noProof/>
          </w:rPr>
          <w:t>Figure n°7 – Diagramme de transitions entre les modes de fonctionnement du véhicule</w:t>
        </w:r>
        <w:r w:rsidR="00BE424B">
          <w:rPr>
            <w:noProof/>
            <w:webHidden/>
          </w:rPr>
          <w:tab/>
        </w:r>
        <w:r w:rsidR="00BE424B">
          <w:rPr>
            <w:noProof/>
            <w:webHidden/>
          </w:rPr>
          <w:fldChar w:fldCharType="begin"/>
        </w:r>
        <w:r w:rsidR="00BE424B">
          <w:rPr>
            <w:noProof/>
            <w:webHidden/>
          </w:rPr>
          <w:instrText xml:space="preserve"> PAGEREF _Toc512509581 \h </w:instrText>
        </w:r>
        <w:r w:rsidR="00BE424B">
          <w:rPr>
            <w:noProof/>
            <w:webHidden/>
          </w:rPr>
        </w:r>
        <w:r w:rsidR="00BE424B">
          <w:rPr>
            <w:noProof/>
            <w:webHidden/>
          </w:rPr>
          <w:fldChar w:fldCharType="separate"/>
        </w:r>
        <w:r w:rsidR="00B954E7">
          <w:rPr>
            <w:noProof/>
            <w:webHidden/>
          </w:rPr>
          <w:t>16</w:t>
        </w:r>
        <w:r w:rsidR="00BE424B">
          <w:rPr>
            <w:noProof/>
            <w:webHidden/>
          </w:rPr>
          <w:fldChar w:fldCharType="end"/>
        </w:r>
      </w:hyperlink>
    </w:p>
    <w:p w14:paraId="33D4473E"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2" w:history="1">
        <w:r w:rsidR="00BE424B" w:rsidRPr="00C240A7">
          <w:rPr>
            <w:rStyle w:val="Lienhypertexte"/>
            <w:noProof/>
          </w:rPr>
          <w:t>Figure n°8 – Pipeline d’exécution de l’algorithme de détection</w:t>
        </w:r>
        <w:r w:rsidR="00BE424B">
          <w:rPr>
            <w:noProof/>
            <w:webHidden/>
          </w:rPr>
          <w:tab/>
        </w:r>
        <w:r w:rsidR="00BE424B">
          <w:rPr>
            <w:noProof/>
            <w:webHidden/>
          </w:rPr>
          <w:fldChar w:fldCharType="begin"/>
        </w:r>
        <w:r w:rsidR="00BE424B">
          <w:rPr>
            <w:noProof/>
            <w:webHidden/>
          </w:rPr>
          <w:instrText xml:space="preserve"> PAGEREF _Toc512509582 \h </w:instrText>
        </w:r>
        <w:r w:rsidR="00BE424B">
          <w:rPr>
            <w:noProof/>
            <w:webHidden/>
          </w:rPr>
        </w:r>
        <w:r w:rsidR="00BE424B">
          <w:rPr>
            <w:noProof/>
            <w:webHidden/>
          </w:rPr>
          <w:fldChar w:fldCharType="separate"/>
        </w:r>
        <w:r w:rsidR="00B954E7">
          <w:rPr>
            <w:noProof/>
            <w:webHidden/>
          </w:rPr>
          <w:t>18</w:t>
        </w:r>
        <w:r w:rsidR="00BE424B">
          <w:rPr>
            <w:noProof/>
            <w:webHidden/>
          </w:rPr>
          <w:fldChar w:fldCharType="end"/>
        </w:r>
      </w:hyperlink>
    </w:p>
    <w:p w14:paraId="71BDEFE2"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3" w:history="1">
        <w:r w:rsidR="00BE424B" w:rsidRPr="00C240A7">
          <w:rPr>
            <w:rStyle w:val="Lienhypertexte"/>
            <w:noProof/>
          </w:rPr>
          <w:t>Figure n°9 – Cas d’utilisation pour l’acteur Opérateur</w:t>
        </w:r>
        <w:r w:rsidR="00BE424B">
          <w:rPr>
            <w:noProof/>
            <w:webHidden/>
          </w:rPr>
          <w:tab/>
        </w:r>
        <w:r w:rsidR="00BE424B">
          <w:rPr>
            <w:noProof/>
            <w:webHidden/>
          </w:rPr>
          <w:fldChar w:fldCharType="begin"/>
        </w:r>
        <w:r w:rsidR="00BE424B">
          <w:rPr>
            <w:noProof/>
            <w:webHidden/>
          </w:rPr>
          <w:instrText xml:space="preserve"> PAGEREF _Toc512509583 \h </w:instrText>
        </w:r>
        <w:r w:rsidR="00BE424B">
          <w:rPr>
            <w:noProof/>
            <w:webHidden/>
          </w:rPr>
        </w:r>
        <w:r w:rsidR="00BE424B">
          <w:rPr>
            <w:noProof/>
            <w:webHidden/>
          </w:rPr>
          <w:fldChar w:fldCharType="separate"/>
        </w:r>
        <w:r w:rsidR="00B954E7">
          <w:rPr>
            <w:noProof/>
            <w:webHidden/>
          </w:rPr>
          <w:t>20</w:t>
        </w:r>
        <w:r w:rsidR="00BE424B">
          <w:rPr>
            <w:noProof/>
            <w:webHidden/>
          </w:rPr>
          <w:fldChar w:fldCharType="end"/>
        </w:r>
      </w:hyperlink>
    </w:p>
    <w:p w14:paraId="1EA8B38E"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4" w:history="1">
        <w:r w:rsidR="00BE424B" w:rsidRPr="00C240A7">
          <w:rPr>
            <w:rStyle w:val="Lienhypertexte"/>
            <w:noProof/>
          </w:rPr>
          <w:t>Figure n°10 – Cas d’utilisation pour l’acteur Conducteur</w:t>
        </w:r>
        <w:r w:rsidR="00BE424B">
          <w:rPr>
            <w:noProof/>
            <w:webHidden/>
          </w:rPr>
          <w:tab/>
        </w:r>
        <w:r w:rsidR="00BE424B">
          <w:rPr>
            <w:noProof/>
            <w:webHidden/>
          </w:rPr>
          <w:fldChar w:fldCharType="begin"/>
        </w:r>
        <w:r w:rsidR="00BE424B">
          <w:rPr>
            <w:noProof/>
            <w:webHidden/>
          </w:rPr>
          <w:instrText xml:space="preserve"> PAGEREF _Toc512509584 \h </w:instrText>
        </w:r>
        <w:r w:rsidR="00BE424B">
          <w:rPr>
            <w:noProof/>
            <w:webHidden/>
          </w:rPr>
        </w:r>
        <w:r w:rsidR="00BE424B">
          <w:rPr>
            <w:noProof/>
            <w:webHidden/>
          </w:rPr>
          <w:fldChar w:fldCharType="separate"/>
        </w:r>
        <w:r w:rsidR="00B954E7">
          <w:rPr>
            <w:noProof/>
            <w:webHidden/>
          </w:rPr>
          <w:t>21</w:t>
        </w:r>
        <w:r w:rsidR="00BE424B">
          <w:rPr>
            <w:noProof/>
            <w:webHidden/>
          </w:rPr>
          <w:fldChar w:fldCharType="end"/>
        </w:r>
      </w:hyperlink>
    </w:p>
    <w:p w14:paraId="48FD0B34"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5" w:history="1">
        <w:r w:rsidR="00BE424B" w:rsidRPr="00C240A7">
          <w:rPr>
            <w:rStyle w:val="Lienhypertexte"/>
            <w:noProof/>
          </w:rPr>
          <w:t>Figure n°11 – Template de l’écran d’accueil de l’IHM</w:t>
        </w:r>
        <w:r w:rsidR="00BE424B">
          <w:rPr>
            <w:noProof/>
            <w:webHidden/>
          </w:rPr>
          <w:tab/>
        </w:r>
        <w:r w:rsidR="00BE424B">
          <w:rPr>
            <w:noProof/>
            <w:webHidden/>
          </w:rPr>
          <w:fldChar w:fldCharType="begin"/>
        </w:r>
        <w:r w:rsidR="00BE424B">
          <w:rPr>
            <w:noProof/>
            <w:webHidden/>
          </w:rPr>
          <w:instrText xml:space="preserve"> PAGEREF _Toc512509585 \h </w:instrText>
        </w:r>
        <w:r w:rsidR="00BE424B">
          <w:rPr>
            <w:noProof/>
            <w:webHidden/>
          </w:rPr>
        </w:r>
        <w:r w:rsidR="00BE424B">
          <w:rPr>
            <w:noProof/>
            <w:webHidden/>
          </w:rPr>
          <w:fldChar w:fldCharType="separate"/>
        </w:r>
        <w:r w:rsidR="00B954E7">
          <w:rPr>
            <w:noProof/>
            <w:webHidden/>
          </w:rPr>
          <w:t>28</w:t>
        </w:r>
        <w:r w:rsidR="00BE424B">
          <w:rPr>
            <w:noProof/>
            <w:webHidden/>
          </w:rPr>
          <w:fldChar w:fldCharType="end"/>
        </w:r>
      </w:hyperlink>
    </w:p>
    <w:p w14:paraId="2EA3A1B5"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6" w:history="1">
        <w:r w:rsidR="00BE424B" w:rsidRPr="00C240A7">
          <w:rPr>
            <w:rStyle w:val="Lienhypertexte"/>
            <w:noProof/>
          </w:rPr>
          <w:t>Figure n°12 – Détail de la liste déroulante de choix de véhicule</w:t>
        </w:r>
        <w:r w:rsidR="00BE424B">
          <w:rPr>
            <w:noProof/>
            <w:webHidden/>
          </w:rPr>
          <w:tab/>
        </w:r>
        <w:r w:rsidR="00BE424B">
          <w:rPr>
            <w:noProof/>
            <w:webHidden/>
          </w:rPr>
          <w:fldChar w:fldCharType="begin"/>
        </w:r>
        <w:r w:rsidR="00BE424B">
          <w:rPr>
            <w:noProof/>
            <w:webHidden/>
          </w:rPr>
          <w:instrText xml:space="preserve"> PAGEREF _Toc512509586 \h </w:instrText>
        </w:r>
        <w:r w:rsidR="00BE424B">
          <w:rPr>
            <w:noProof/>
            <w:webHidden/>
          </w:rPr>
        </w:r>
        <w:r w:rsidR="00BE424B">
          <w:rPr>
            <w:noProof/>
            <w:webHidden/>
          </w:rPr>
          <w:fldChar w:fldCharType="separate"/>
        </w:r>
        <w:r w:rsidR="00B954E7">
          <w:rPr>
            <w:noProof/>
            <w:webHidden/>
          </w:rPr>
          <w:t>29</w:t>
        </w:r>
        <w:r w:rsidR="00BE424B">
          <w:rPr>
            <w:noProof/>
            <w:webHidden/>
          </w:rPr>
          <w:fldChar w:fldCharType="end"/>
        </w:r>
      </w:hyperlink>
    </w:p>
    <w:p w14:paraId="567F7219" w14:textId="5E3E700F"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7" w:history="1">
        <w:r w:rsidR="00BE424B" w:rsidRPr="00C240A7">
          <w:rPr>
            <w:rStyle w:val="Lienhypertexte"/>
            <w:noProof/>
          </w:rPr>
          <w:t>Figure n°13 – Aperçu de l’IHM en mode mission commerciale</w:t>
        </w:r>
        <w:r w:rsidR="00BE424B">
          <w:rPr>
            <w:noProof/>
            <w:webHidden/>
          </w:rPr>
          <w:tab/>
        </w:r>
        <w:r w:rsidR="00BE424B">
          <w:rPr>
            <w:noProof/>
            <w:webHidden/>
          </w:rPr>
          <w:fldChar w:fldCharType="begin"/>
        </w:r>
        <w:r w:rsidR="00BE424B">
          <w:rPr>
            <w:noProof/>
            <w:webHidden/>
          </w:rPr>
          <w:instrText xml:space="preserve"> PAGEREF _Toc512509587 \h </w:instrText>
        </w:r>
        <w:r w:rsidR="00BE424B">
          <w:rPr>
            <w:noProof/>
            <w:webHidden/>
          </w:rPr>
        </w:r>
        <w:r w:rsidR="00BE424B">
          <w:rPr>
            <w:noProof/>
            <w:webHidden/>
          </w:rPr>
          <w:fldChar w:fldCharType="separate"/>
        </w:r>
        <w:r w:rsidR="00B954E7">
          <w:rPr>
            <w:noProof/>
            <w:webHidden/>
          </w:rPr>
          <w:t>30</w:t>
        </w:r>
        <w:r w:rsidR="00BE424B">
          <w:rPr>
            <w:noProof/>
            <w:webHidden/>
          </w:rPr>
          <w:fldChar w:fldCharType="end"/>
        </w:r>
      </w:hyperlink>
    </w:p>
    <w:p w14:paraId="7248FEA6"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8" w:history="1">
        <w:r w:rsidR="00BE424B" w:rsidRPr="00C240A7">
          <w:rPr>
            <w:rStyle w:val="Lienhypertexte"/>
            <w:noProof/>
          </w:rPr>
          <w:t>Figure n°14 – Indications de la position du véhicule</w:t>
        </w:r>
        <w:r w:rsidR="00BE424B">
          <w:rPr>
            <w:noProof/>
            <w:webHidden/>
          </w:rPr>
          <w:tab/>
        </w:r>
        <w:r w:rsidR="00BE424B">
          <w:rPr>
            <w:noProof/>
            <w:webHidden/>
          </w:rPr>
          <w:fldChar w:fldCharType="begin"/>
        </w:r>
        <w:r w:rsidR="00BE424B">
          <w:rPr>
            <w:noProof/>
            <w:webHidden/>
          </w:rPr>
          <w:instrText xml:space="preserve"> PAGEREF _Toc512509588 \h </w:instrText>
        </w:r>
        <w:r w:rsidR="00BE424B">
          <w:rPr>
            <w:noProof/>
            <w:webHidden/>
          </w:rPr>
        </w:r>
        <w:r w:rsidR="00BE424B">
          <w:rPr>
            <w:noProof/>
            <w:webHidden/>
          </w:rPr>
          <w:fldChar w:fldCharType="separate"/>
        </w:r>
        <w:r w:rsidR="00B954E7">
          <w:rPr>
            <w:noProof/>
            <w:webHidden/>
          </w:rPr>
          <w:t>31</w:t>
        </w:r>
        <w:r w:rsidR="00BE424B">
          <w:rPr>
            <w:noProof/>
            <w:webHidden/>
          </w:rPr>
          <w:fldChar w:fldCharType="end"/>
        </w:r>
      </w:hyperlink>
    </w:p>
    <w:p w14:paraId="755E10C6"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89" w:history="1">
        <w:r w:rsidR="00BE424B" w:rsidRPr="00C240A7">
          <w:rPr>
            <w:rStyle w:val="Lienhypertexte"/>
            <w:noProof/>
          </w:rPr>
          <w:t>Figure n°15 – Affichage du taux d’occupation dans le véhicule et par wagon</w:t>
        </w:r>
        <w:r w:rsidR="00BE424B">
          <w:rPr>
            <w:noProof/>
            <w:webHidden/>
          </w:rPr>
          <w:tab/>
        </w:r>
        <w:r w:rsidR="00BE424B">
          <w:rPr>
            <w:noProof/>
            <w:webHidden/>
          </w:rPr>
          <w:fldChar w:fldCharType="begin"/>
        </w:r>
        <w:r w:rsidR="00BE424B">
          <w:rPr>
            <w:noProof/>
            <w:webHidden/>
          </w:rPr>
          <w:instrText xml:space="preserve"> PAGEREF _Toc512509589 \h </w:instrText>
        </w:r>
        <w:r w:rsidR="00BE424B">
          <w:rPr>
            <w:noProof/>
            <w:webHidden/>
          </w:rPr>
        </w:r>
        <w:r w:rsidR="00BE424B">
          <w:rPr>
            <w:noProof/>
            <w:webHidden/>
          </w:rPr>
          <w:fldChar w:fldCharType="separate"/>
        </w:r>
        <w:r w:rsidR="00B954E7">
          <w:rPr>
            <w:noProof/>
            <w:webHidden/>
          </w:rPr>
          <w:t>31</w:t>
        </w:r>
        <w:r w:rsidR="00BE424B">
          <w:rPr>
            <w:noProof/>
            <w:webHidden/>
          </w:rPr>
          <w:fldChar w:fldCharType="end"/>
        </w:r>
      </w:hyperlink>
    </w:p>
    <w:p w14:paraId="34B6807B"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90" w:history="1">
        <w:r w:rsidR="00BE424B" w:rsidRPr="00C240A7">
          <w:rPr>
            <w:rStyle w:val="Lienhypertexte"/>
            <w:noProof/>
          </w:rPr>
          <w:t>Figure n°16 – Exemple d’affichage du nombre d’usagers détectés et du menu de sélection de wagon</w:t>
        </w:r>
        <w:r w:rsidR="00BE424B">
          <w:rPr>
            <w:noProof/>
            <w:webHidden/>
          </w:rPr>
          <w:tab/>
        </w:r>
        <w:r w:rsidR="00BE424B">
          <w:rPr>
            <w:noProof/>
            <w:webHidden/>
          </w:rPr>
          <w:fldChar w:fldCharType="begin"/>
        </w:r>
        <w:r w:rsidR="00BE424B">
          <w:rPr>
            <w:noProof/>
            <w:webHidden/>
          </w:rPr>
          <w:instrText xml:space="preserve"> PAGEREF _Toc512509590 \h </w:instrText>
        </w:r>
        <w:r w:rsidR="00BE424B">
          <w:rPr>
            <w:noProof/>
            <w:webHidden/>
          </w:rPr>
        </w:r>
        <w:r w:rsidR="00BE424B">
          <w:rPr>
            <w:noProof/>
            <w:webHidden/>
          </w:rPr>
          <w:fldChar w:fldCharType="separate"/>
        </w:r>
        <w:r w:rsidR="00B954E7">
          <w:rPr>
            <w:noProof/>
            <w:webHidden/>
          </w:rPr>
          <w:t>32</w:t>
        </w:r>
        <w:r w:rsidR="00BE424B">
          <w:rPr>
            <w:noProof/>
            <w:webHidden/>
          </w:rPr>
          <w:fldChar w:fldCharType="end"/>
        </w:r>
      </w:hyperlink>
    </w:p>
    <w:p w14:paraId="586BAE99"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91" w:history="1">
        <w:r w:rsidR="00BE424B" w:rsidRPr="00C240A7">
          <w:rPr>
            <w:rStyle w:val="Lienhypertexte"/>
            <w:noProof/>
          </w:rPr>
          <w:t>Figure n°17 – Encart informatif indiquant à l’utilisateur la nature du conducteur du véhicule</w:t>
        </w:r>
        <w:r w:rsidR="00BE424B">
          <w:rPr>
            <w:noProof/>
            <w:webHidden/>
          </w:rPr>
          <w:tab/>
        </w:r>
        <w:r w:rsidR="00BE424B">
          <w:rPr>
            <w:noProof/>
            <w:webHidden/>
          </w:rPr>
          <w:fldChar w:fldCharType="begin"/>
        </w:r>
        <w:r w:rsidR="00BE424B">
          <w:rPr>
            <w:noProof/>
            <w:webHidden/>
          </w:rPr>
          <w:instrText xml:space="preserve"> PAGEREF _Toc512509591 \h </w:instrText>
        </w:r>
        <w:r w:rsidR="00BE424B">
          <w:rPr>
            <w:noProof/>
            <w:webHidden/>
          </w:rPr>
        </w:r>
        <w:r w:rsidR="00BE424B">
          <w:rPr>
            <w:noProof/>
            <w:webHidden/>
          </w:rPr>
          <w:fldChar w:fldCharType="separate"/>
        </w:r>
        <w:r w:rsidR="00B954E7">
          <w:rPr>
            <w:noProof/>
            <w:webHidden/>
          </w:rPr>
          <w:t>32</w:t>
        </w:r>
        <w:r w:rsidR="00BE424B">
          <w:rPr>
            <w:noProof/>
            <w:webHidden/>
          </w:rPr>
          <w:fldChar w:fldCharType="end"/>
        </w:r>
      </w:hyperlink>
    </w:p>
    <w:p w14:paraId="3615FB19"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92" w:history="1">
        <w:r w:rsidR="00BE424B" w:rsidRPr="00C240A7">
          <w:rPr>
            <w:rStyle w:val="Lienhypertexte"/>
            <w:noProof/>
          </w:rPr>
          <w:t>Figure n°18 – Encart d’avertissement prévenant l’utilisateur de la détection de bagages dans un (certains) wagon(s) du véhicule</w:t>
        </w:r>
        <w:r w:rsidR="00BE424B">
          <w:rPr>
            <w:noProof/>
            <w:webHidden/>
          </w:rPr>
          <w:tab/>
        </w:r>
        <w:r w:rsidR="00BE424B">
          <w:rPr>
            <w:noProof/>
            <w:webHidden/>
          </w:rPr>
          <w:fldChar w:fldCharType="begin"/>
        </w:r>
        <w:r w:rsidR="00BE424B">
          <w:rPr>
            <w:noProof/>
            <w:webHidden/>
          </w:rPr>
          <w:instrText xml:space="preserve"> PAGEREF _Toc512509592 \h </w:instrText>
        </w:r>
        <w:r w:rsidR="00BE424B">
          <w:rPr>
            <w:noProof/>
            <w:webHidden/>
          </w:rPr>
        </w:r>
        <w:r w:rsidR="00BE424B">
          <w:rPr>
            <w:noProof/>
            <w:webHidden/>
          </w:rPr>
          <w:fldChar w:fldCharType="separate"/>
        </w:r>
        <w:r w:rsidR="00B954E7">
          <w:rPr>
            <w:noProof/>
            <w:webHidden/>
          </w:rPr>
          <w:t>32</w:t>
        </w:r>
        <w:r w:rsidR="00BE424B">
          <w:rPr>
            <w:noProof/>
            <w:webHidden/>
          </w:rPr>
          <w:fldChar w:fldCharType="end"/>
        </w:r>
      </w:hyperlink>
    </w:p>
    <w:p w14:paraId="044ECDEB"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593" w:history="1">
        <w:r w:rsidR="00BE424B" w:rsidRPr="00C240A7">
          <w:rPr>
            <w:rStyle w:val="Lienhypertexte"/>
            <w:noProof/>
          </w:rPr>
          <w:t>Figure n°19 – Histogramme représentation la fréquentation (taux d’occupation) du véhicule en fonction du temps. Les nombres d’usagers détectés surplombent les barres de l’histogramme.</w:t>
        </w:r>
        <w:r w:rsidR="00BE424B">
          <w:rPr>
            <w:noProof/>
            <w:webHidden/>
          </w:rPr>
          <w:tab/>
        </w:r>
        <w:r w:rsidR="00BE424B">
          <w:rPr>
            <w:noProof/>
            <w:webHidden/>
          </w:rPr>
          <w:fldChar w:fldCharType="begin"/>
        </w:r>
        <w:r w:rsidR="00BE424B">
          <w:rPr>
            <w:noProof/>
            <w:webHidden/>
          </w:rPr>
          <w:instrText xml:space="preserve"> PAGEREF _Toc512509593 \h </w:instrText>
        </w:r>
        <w:r w:rsidR="00BE424B">
          <w:rPr>
            <w:noProof/>
            <w:webHidden/>
          </w:rPr>
        </w:r>
        <w:r w:rsidR="00BE424B">
          <w:rPr>
            <w:noProof/>
            <w:webHidden/>
          </w:rPr>
          <w:fldChar w:fldCharType="separate"/>
        </w:r>
        <w:r w:rsidR="00B954E7">
          <w:rPr>
            <w:noProof/>
            <w:webHidden/>
          </w:rPr>
          <w:t>33</w:t>
        </w:r>
        <w:r w:rsidR="00BE424B">
          <w:rPr>
            <w:noProof/>
            <w:webHidden/>
          </w:rPr>
          <w:fldChar w:fldCharType="end"/>
        </w:r>
      </w:hyperlink>
    </w:p>
    <w:p w14:paraId="776E81BF" w14:textId="61404F0C" w:rsidR="004D6A1C" w:rsidRPr="008E3983" w:rsidRDefault="00FC1CB9" w:rsidP="004D6A1C">
      <w:pPr>
        <w:pStyle w:val="TM9"/>
        <w:tabs>
          <w:tab w:val="right" w:leader="dot" w:pos="9060"/>
        </w:tabs>
        <w:rPr>
          <w:b/>
          <w:bCs/>
        </w:rPr>
      </w:pPr>
      <w:r>
        <w:rPr>
          <w:b/>
          <w:bCs/>
        </w:rPr>
        <w:fldChar w:fldCharType="end"/>
      </w:r>
    </w:p>
    <w:p w14:paraId="776E81C0" w14:textId="275C0E10" w:rsidR="006A437A" w:rsidRDefault="00293277" w:rsidP="0061145B">
      <w:pPr>
        <w:pStyle w:val="Titre-section"/>
      </w:pPr>
      <w:r>
        <w:t>L</w:t>
      </w:r>
      <w:r w:rsidR="004C4EC8" w:rsidRPr="008E3983">
        <w:t>iste des tableaux</w:t>
      </w:r>
    </w:p>
    <w:p w14:paraId="2BDC92D1" w14:textId="77777777" w:rsidR="00BE424B" w:rsidRDefault="00BE424B">
      <w:pPr>
        <w:pStyle w:val="Tabledesillustrations"/>
        <w:tabs>
          <w:tab w:val="right" w:leader="dot" w:pos="9060"/>
        </w:tabs>
        <w:rPr>
          <w:rFonts w:asciiTheme="minorHAnsi" w:eastAsiaTheme="minorEastAsia" w:hAnsiTheme="minorHAnsi" w:cstheme="minorBidi"/>
          <w:noProof/>
          <w:szCs w:val="22"/>
        </w:rPr>
      </w:pPr>
      <w:r>
        <w:fldChar w:fldCharType="begin"/>
      </w:r>
      <w:r>
        <w:instrText xml:space="preserve"> TOC \h \z \c "Tableau" </w:instrText>
      </w:r>
      <w:r>
        <w:fldChar w:fldCharType="separate"/>
      </w:r>
      <w:hyperlink w:anchor="_Toc512509599" w:history="1">
        <w:r w:rsidRPr="00E750BA">
          <w:rPr>
            <w:rStyle w:val="Lienhypertexte"/>
            <w:noProof/>
          </w:rPr>
          <w:t>Tableau n°1 – Documents de référence</w:t>
        </w:r>
        <w:r>
          <w:rPr>
            <w:noProof/>
            <w:webHidden/>
          </w:rPr>
          <w:tab/>
        </w:r>
        <w:r>
          <w:rPr>
            <w:noProof/>
            <w:webHidden/>
          </w:rPr>
          <w:fldChar w:fldCharType="begin"/>
        </w:r>
        <w:r>
          <w:rPr>
            <w:noProof/>
            <w:webHidden/>
          </w:rPr>
          <w:instrText xml:space="preserve"> PAGEREF _Toc512509599 \h </w:instrText>
        </w:r>
        <w:r>
          <w:rPr>
            <w:noProof/>
            <w:webHidden/>
          </w:rPr>
        </w:r>
        <w:r>
          <w:rPr>
            <w:noProof/>
            <w:webHidden/>
          </w:rPr>
          <w:fldChar w:fldCharType="separate"/>
        </w:r>
        <w:r w:rsidR="00B954E7">
          <w:rPr>
            <w:noProof/>
            <w:webHidden/>
          </w:rPr>
          <w:t>7</w:t>
        </w:r>
        <w:r>
          <w:rPr>
            <w:noProof/>
            <w:webHidden/>
          </w:rPr>
          <w:fldChar w:fldCharType="end"/>
        </w:r>
      </w:hyperlink>
    </w:p>
    <w:p w14:paraId="47F92C40"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600" w:history="1">
        <w:r w:rsidR="00BE424B" w:rsidRPr="00E750BA">
          <w:rPr>
            <w:rStyle w:val="Lienhypertexte"/>
            <w:noProof/>
          </w:rPr>
          <w:t>Tableau n°2 - Glossaire</w:t>
        </w:r>
        <w:r w:rsidR="00BE424B">
          <w:rPr>
            <w:noProof/>
            <w:webHidden/>
          </w:rPr>
          <w:tab/>
        </w:r>
        <w:r w:rsidR="00BE424B">
          <w:rPr>
            <w:noProof/>
            <w:webHidden/>
          </w:rPr>
          <w:fldChar w:fldCharType="begin"/>
        </w:r>
        <w:r w:rsidR="00BE424B">
          <w:rPr>
            <w:noProof/>
            <w:webHidden/>
          </w:rPr>
          <w:instrText xml:space="preserve"> PAGEREF _Toc512509600 \h </w:instrText>
        </w:r>
        <w:r w:rsidR="00BE424B">
          <w:rPr>
            <w:noProof/>
            <w:webHidden/>
          </w:rPr>
        </w:r>
        <w:r w:rsidR="00BE424B">
          <w:rPr>
            <w:noProof/>
            <w:webHidden/>
          </w:rPr>
          <w:fldChar w:fldCharType="separate"/>
        </w:r>
        <w:r w:rsidR="00B954E7">
          <w:rPr>
            <w:noProof/>
            <w:webHidden/>
          </w:rPr>
          <w:t>8</w:t>
        </w:r>
        <w:r w:rsidR="00BE424B">
          <w:rPr>
            <w:noProof/>
            <w:webHidden/>
          </w:rPr>
          <w:fldChar w:fldCharType="end"/>
        </w:r>
      </w:hyperlink>
    </w:p>
    <w:p w14:paraId="3D23624D"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601" w:history="1">
        <w:r w:rsidR="00BE424B" w:rsidRPr="00E750BA">
          <w:rPr>
            <w:rStyle w:val="Lienhypertexte"/>
            <w:noProof/>
          </w:rPr>
          <w:t>Tableau n°3 – Description du cas d’utilisation « Observer les objets détectés dans le véhicule »</w:t>
        </w:r>
        <w:r w:rsidR="00BE424B">
          <w:rPr>
            <w:noProof/>
            <w:webHidden/>
          </w:rPr>
          <w:tab/>
        </w:r>
        <w:r w:rsidR="00BE424B">
          <w:rPr>
            <w:noProof/>
            <w:webHidden/>
          </w:rPr>
          <w:fldChar w:fldCharType="begin"/>
        </w:r>
        <w:r w:rsidR="00BE424B">
          <w:rPr>
            <w:noProof/>
            <w:webHidden/>
          </w:rPr>
          <w:instrText xml:space="preserve"> PAGEREF _Toc512509601 \h </w:instrText>
        </w:r>
        <w:r w:rsidR="00BE424B">
          <w:rPr>
            <w:noProof/>
            <w:webHidden/>
          </w:rPr>
        </w:r>
        <w:r w:rsidR="00BE424B">
          <w:rPr>
            <w:noProof/>
            <w:webHidden/>
          </w:rPr>
          <w:fldChar w:fldCharType="separate"/>
        </w:r>
        <w:r w:rsidR="00B954E7">
          <w:rPr>
            <w:noProof/>
            <w:webHidden/>
          </w:rPr>
          <w:t>22</w:t>
        </w:r>
        <w:r w:rsidR="00BE424B">
          <w:rPr>
            <w:noProof/>
            <w:webHidden/>
          </w:rPr>
          <w:fldChar w:fldCharType="end"/>
        </w:r>
      </w:hyperlink>
    </w:p>
    <w:p w14:paraId="117EEFA7"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602" w:history="1">
        <w:r w:rsidR="00BE424B" w:rsidRPr="00E750BA">
          <w:rPr>
            <w:rStyle w:val="Lienhypertexte"/>
            <w:noProof/>
          </w:rPr>
          <w:t>Tableau n°4 – Description du cas d’utilisation « Compter les objets détectés dans le véhicule »</w:t>
        </w:r>
        <w:r w:rsidR="00BE424B">
          <w:rPr>
            <w:noProof/>
            <w:webHidden/>
          </w:rPr>
          <w:tab/>
        </w:r>
        <w:r w:rsidR="00BE424B">
          <w:rPr>
            <w:noProof/>
            <w:webHidden/>
          </w:rPr>
          <w:fldChar w:fldCharType="begin"/>
        </w:r>
        <w:r w:rsidR="00BE424B">
          <w:rPr>
            <w:noProof/>
            <w:webHidden/>
          </w:rPr>
          <w:instrText xml:space="preserve"> PAGEREF _Toc512509602 \h </w:instrText>
        </w:r>
        <w:r w:rsidR="00BE424B">
          <w:rPr>
            <w:noProof/>
            <w:webHidden/>
          </w:rPr>
        </w:r>
        <w:r w:rsidR="00BE424B">
          <w:rPr>
            <w:noProof/>
            <w:webHidden/>
          </w:rPr>
          <w:fldChar w:fldCharType="separate"/>
        </w:r>
        <w:r w:rsidR="00B954E7">
          <w:rPr>
            <w:noProof/>
            <w:webHidden/>
          </w:rPr>
          <w:t>23</w:t>
        </w:r>
        <w:r w:rsidR="00BE424B">
          <w:rPr>
            <w:noProof/>
            <w:webHidden/>
          </w:rPr>
          <w:fldChar w:fldCharType="end"/>
        </w:r>
      </w:hyperlink>
    </w:p>
    <w:p w14:paraId="4DBC9EAD"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603" w:history="1">
        <w:r w:rsidR="00BE424B" w:rsidRPr="00E750BA">
          <w:rPr>
            <w:rStyle w:val="Lienhypertexte"/>
            <w:noProof/>
          </w:rPr>
          <w:t>Tableau n°5 – Description du cas d’utilisation « Donner le taux d’occupation du véhicule »</w:t>
        </w:r>
        <w:r w:rsidR="00BE424B">
          <w:rPr>
            <w:noProof/>
            <w:webHidden/>
          </w:rPr>
          <w:tab/>
        </w:r>
        <w:r w:rsidR="00BE424B">
          <w:rPr>
            <w:noProof/>
            <w:webHidden/>
          </w:rPr>
          <w:fldChar w:fldCharType="begin"/>
        </w:r>
        <w:r w:rsidR="00BE424B">
          <w:rPr>
            <w:noProof/>
            <w:webHidden/>
          </w:rPr>
          <w:instrText xml:space="preserve"> PAGEREF _Toc512509603 \h </w:instrText>
        </w:r>
        <w:r w:rsidR="00BE424B">
          <w:rPr>
            <w:noProof/>
            <w:webHidden/>
          </w:rPr>
        </w:r>
        <w:r w:rsidR="00BE424B">
          <w:rPr>
            <w:noProof/>
            <w:webHidden/>
          </w:rPr>
          <w:fldChar w:fldCharType="separate"/>
        </w:r>
        <w:r w:rsidR="00B954E7">
          <w:rPr>
            <w:noProof/>
            <w:webHidden/>
          </w:rPr>
          <w:t>24</w:t>
        </w:r>
        <w:r w:rsidR="00BE424B">
          <w:rPr>
            <w:noProof/>
            <w:webHidden/>
          </w:rPr>
          <w:fldChar w:fldCharType="end"/>
        </w:r>
      </w:hyperlink>
    </w:p>
    <w:p w14:paraId="582037DA"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604" w:history="1">
        <w:r w:rsidR="00BE424B" w:rsidRPr="00E750BA">
          <w:rPr>
            <w:rStyle w:val="Lienhypertexte"/>
            <w:noProof/>
          </w:rPr>
          <w:t>Tableau n°6 – Description du cas d’utilisation « Donner le taux d’occupation du véhicule »</w:t>
        </w:r>
        <w:r w:rsidR="00BE424B">
          <w:rPr>
            <w:noProof/>
            <w:webHidden/>
          </w:rPr>
          <w:tab/>
        </w:r>
        <w:r w:rsidR="00BE424B">
          <w:rPr>
            <w:noProof/>
            <w:webHidden/>
          </w:rPr>
          <w:fldChar w:fldCharType="begin"/>
        </w:r>
        <w:r w:rsidR="00BE424B">
          <w:rPr>
            <w:noProof/>
            <w:webHidden/>
          </w:rPr>
          <w:instrText xml:space="preserve"> PAGEREF _Toc512509604 \h </w:instrText>
        </w:r>
        <w:r w:rsidR="00BE424B">
          <w:rPr>
            <w:noProof/>
            <w:webHidden/>
          </w:rPr>
        </w:r>
        <w:r w:rsidR="00BE424B">
          <w:rPr>
            <w:noProof/>
            <w:webHidden/>
          </w:rPr>
          <w:fldChar w:fldCharType="separate"/>
        </w:r>
        <w:r w:rsidR="00B954E7">
          <w:rPr>
            <w:noProof/>
            <w:webHidden/>
          </w:rPr>
          <w:t>25</w:t>
        </w:r>
        <w:r w:rsidR="00BE424B">
          <w:rPr>
            <w:noProof/>
            <w:webHidden/>
          </w:rPr>
          <w:fldChar w:fldCharType="end"/>
        </w:r>
      </w:hyperlink>
    </w:p>
    <w:p w14:paraId="670B7A56" w14:textId="77777777" w:rsidR="00BE424B" w:rsidRDefault="00873F50">
      <w:pPr>
        <w:pStyle w:val="Tabledesillustrations"/>
        <w:tabs>
          <w:tab w:val="right" w:leader="dot" w:pos="9060"/>
        </w:tabs>
        <w:rPr>
          <w:rFonts w:asciiTheme="minorHAnsi" w:eastAsiaTheme="minorEastAsia" w:hAnsiTheme="minorHAnsi" w:cstheme="minorBidi"/>
          <w:noProof/>
          <w:szCs w:val="22"/>
        </w:rPr>
      </w:pPr>
      <w:hyperlink w:anchor="_Toc512509605" w:history="1">
        <w:r w:rsidR="00BE424B" w:rsidRPr="00E750BA">
          <w:rPr>
            <w:rStyle w:val="Lienhypertexte"/>
            <w:noProof/>
          </w:rPr>
          <w:t>Tableau n°7 – Description du cas d’utilisation « Donner le taux d’occupation du véhicule »</w:t>
        </w:r>
        <w:r w:rsidR="00BE424B">
          <w:rPr>
            <w:noProof/>
            <w:webHidden/>
          </w:rPr>
          <w:tab/>
        </w:r>
        <w:r w:rsidR="00BE424B">
          <w:rPr>
            <w:noProof/>
            <w:webHidden/>
          </w:rPr>
          <w:fldChar w:fldCharType="begin"/>
        </w:r>
        <w:r w:rsidR="00BE424B">
          <w:rPr>
            <w:noProof/>
            <w:webHidden/>
          </w:rPr>
          <w:instrText xml:space="preserve"> PAGEREF _Toc512509605 \h </w:instrText>
        </w:r>
        <w:r w:rsidR="00BE424B">
          <w:rPr>
            <w:noProof/>
            <w:webHidden/>
          </w:rPr>
        </w:r>
        <w:r w:rsidR="00BE424B">
          <w:rPr>
            <w:noProof/>
            <w:webHidden/>
          </w:rPr>
          <w:fldChar w:fldCharType="separate"/>
        </w:r>
        <w:r w:rsidR="00B954E7">
          <w:rPr>
            <w:noProof/>
            <w:webHidden/>
          </w:rPr>
          <w:t>27</w:t>
        </w:r>
        <w:r w:rsidR="00BE424B">
          <w:rPr>
            <w:noProof/>
            <w:webHidden/>
          </w:rPr>
          <w:fldChar w:fldCharType="end"/>
        </w:r>
      </w:hyperlink>
    </w:p>
    <w:p w14:paraId="7E0C5AA5" w14:textId="77777777" w:rsidR="00BE424B" w:rsidRPr="00BE424B" w:rsidRDefault="00BE424B" w:rsidP="00BE424B">
      <w:r>
        <w:fldChar w:fldCharType="end"/>
      </w:r>
    </w:p>
    <w:p w14:paraId="776E81D2" w14:textId="23F1CF20" w:rsidR="00B665EE" w:rsidRPr="008E3983" w:rsidRDefault="00B25233" w:rsidP="00DC5873">
      <w:pPr>
        <w:pStyle w:val="Titre1"/>
        <w:tabs>
          <w:tab w:val="clear" w:pos="360"/>
          <w:tab w:val="num" w:pos="0"/>
        </w:tabs>
      </w:pPr>
      <w:bookmarkStart w:id="3" w:name="_Toc509300442"/>
      <w:bookmarkStart w:id="4" w:name="_Toc513023514"/>
      <w:r>
        <w:lastRenderedPageBreak/>
        <w:t>I</w:t>
      </w:r>
      <w:r w:rsidR="00221AD4" w:rsidRPr="008E3983">
        <w:t>ntroduction</w:t>
      </w:r>
      <w:bookmarkEnd w:id="3"/>
      <w:bookmarkEnd w:id="4"/>
    </w:p>
    <w:p w14:paraId="776E81D3" w14:textId="3D750D42" w:rsidR="00FA08D7" w:rsidRDefault="00B25233" w:rsidP="00013F0C">
      <w:pPr>
        <w:pStyle w:val="Titre2"/>
      </w:pPr>
      <w:bookmarkStart w:id="5" w:name="_Toc509300443"/>
      <w:bookmarkStart w:id="6" w:name="_Toc513023515"/>
      <w:r>
        <w:t>C</w:t>
      </w:r>
      <w:r w:rsidR="00FA08D7" w:rsidRPr="008E3983">
        <w:t>ontexte</w:t>
      </w:r>
      <w:bookmarkEnd w:id="5"/>
      <w:bookmarkEnd w:id="6"/>
    </w:p>
    <w:p w14:paraId="776E81D4" w14:textId="23E754D9" w:rsidR="007D2345" w:rsidRDefault="001D0DF8" w:rsidP="00574DC9">
      <w:pPr>
        <w:pStyle w:val="Titre3"/>
      </w:pPr>
      <w:bookmarkStart w:id="7" w:name="_Toc513023516"/>
      <w:r>
        <w:t>Orange Applications for Business</w:t>
      </w:r>
      <w:bookmarkEnd w:id="7"/>
    </w:p>
    <w:p w14:paraId="589D1BCC" w14:textId="77777777" w:rsidR="001D0DF8" w:rsidRDefault="001D0DF8" w:rsidP="001D0DF8"/>
    <w:p w14:paraId="1E405121" w14:textId="7CA3E993" w:rsidR="001D0DF8" w:rsidRDefault="001D0DF8" w:rsidP="001D0DF8">
      <w:r w:rsidRPr="001D0DF8">
        <w:t>Spécialisé</w:t>
      </w:r>
      <w:r w:rsidR="00B954E7">
        <w:t xml:space="preserve"> </w:t>
      </w:r>
      <w:r w:rsidRPr="001D0DF8">
        <w:t xml:space="preserve">dans l’intégration de systèmes et la fourniture de services applicatifs sur mesure ou en mode SaaS, </w:t>
      </w:r>
      <w:r>
        <w:t>Orange Applications for Business accompagne</w:t>
      </w:r>
      <w:r w:rsidRPr="001D0DF8">
        <w:t xml:space="preserve"> les entreprises tout au long du cycle de vie de leurs projets (conseil, conception, développement et exploitation) dans 3 domaines clés :</w:t>
      </w:r>
    </w:p>
    <w:p w14:paraId="4FB009AD" w14:textId="11908FBE" w:rsidR="001D0DF8" w:rsidRDefault="001D0DF8" w:rsidP="00230872">
      <w:pPr>
        <w:pStyle w:val="Paragraphedeliste"/>
        <w:numPr>
          <w:ilvl w:val="0"/>
          <w:numId w:val="8"/>
        </w:numPr>
      </w:pPr>
      <w:r w:rsidRPr="00855A4C">
        <w:rPr>
          <w:b/>
        </w:rPr>
        <w:t>L’expérience client</w:t>
      </w:r>
      <w:r w:rsidR="00855A4C" w:rsidRPr="00855A4C">
        <w:rPr>
          <w:b/>
        </w:rPr>
        <w:t> :</w:t>
      </w:r>
      <w:r w:rsidR="00855A4C">
        <w:t xml:space="preserve"> </w:t>
      </w:r>
      <w:r w:rsidR="00855A4C" w:rsidRPr="00855A4C">
        <w:t>avec des solutions à toutes les étapes du parcours client, avant, pendant et après l’achat, sur tous les canaux de communication (digital, vocal, local)</w:t>
      </w:r>
    </w:p>
    <w:p w14:paraId="71E72351" w14:textId="37F86CB9" w:rsidR="00855A4C" w:rsidRDefault="00855A4C" w:rsidP="00230872">
      <w:pPr>
        <w:pStyle w:val="Paragraphedeliste"/>
        <w:numPr>
          <w:ilvl w:val="0"/>
          <w:numId w:val="8"/>
        </w:numPr>
      </w:pPr>
      <w:r w:rsidRPr="00855A4C">
        <w:rPr>
          <w:b/>
        </w:rPr>
        <w:t>Le big data/analytics</w:t>
      </w:r>
      <w:r>
        <w:t> </w:t>
      </w:r>
      <w:r w:rsidRPr="00855A4C">
        <w:rPr>
          <w:b/>
        </w:rPr>
        <w:t>:</w:t>
      </w:r>
      <w:r>
        <w:t xml:space="preserve"> </w:t>
      </w:r>
      <w:r w:rsidRPr="00855A4C">
        <w:t>pour rendre accessible les données critiques facilitant les prises de décisions stratégiques et opérationnelles des entreprises</w:t>
      </w:r>
    </w:p>
    <w:p w14:paraId="506FB425" w14:textId="72B21B2F" w:rsidR="00855A4C" w:rsidRDefault="00855A4C" w:rsidP="00230872">
      <w:pPr>
        <w:pStyle w:val="Paragraphedeliste"/>
        <w:numPr>
          <w:ilvl w:val="0"/>
          <w:numId w:val="8"/>
        </w:numPr>
      </w:pPr>
      <w:r w:rsidRPr="00855A4C">
        <w:rPr>
          <w:b/>
        </w:rPr>
        <w:t>Le machine to machine et les objets communicants </w:t>
      </w:r>
      <w:r>
        <w:t xml:space="preserve">: </w:t>
      </w:r>
      <w:r w:rsidRPr="00855A4C">
        <w:t>pour aider les entreprises à faire communiquer leurs produits et machines afin d’accroître leur efficacité et développer leur activité</w:t>
      </w:r>
    </w:p>
    <w:p w14:paraId="79D1E518" w14:textId="77777777" w:rsidR="00BF7F0A" w:rsidRDefault="00BF7F0A" w:rsidP="00BF7F0A"/>
    <w:p w14:paraId="35C9C8AB" w14:textId="7F8D2CFD" w:rsidR="00855A4C" w:rsidRDefault="00BF7F0A" w:rsidP="00855A4C">
      <w:r>
        <w:t>Dan</w:t>
      </w:r>
      <w:r w:rsidR="00AE13A3">
        <w:t>s un contexte de développement durable et de sécurité</w:t>
      </w:r>
      <w:r>
        <w:t xml:space="preserve">, OAB souhaite déployer une solution permettant la détection des usagers et de bagages abandonnés dans les transports publics. Cette problématique intéresse un nombre grandissant </w:t>
      </w:r>
      <w:r w:rsidR="00DD5B7C">
        <w:t xml:space="preserve">d’acteurs </w:t>
      </w:r>
      <w:r>
        <w:t>; développer une solution innovante y répondant perm</w:t>
      </w:r>
      <w:r w:rsidR="00CE7006">
        <w:t xml:space="preserve">ettrait à OAB de </w:t>
      </w:r>
      <w:r w:rsidR="00DD5B7C">
        <w:t>se positionner sur</w:t>
      </w:r>
      <w:r w:rsidR="00CE7006">
        <w:t xml:space="preserve"> l’appel d’offres de ces entreprises.</w:t>
      </w:r>
    </w:p>
    <w:p w14:paraId="776E81DA" w14:textId="68980043" w:rsidR="007D2345" w:rsidRDefault="00BF7F0A" w:rsidP="00574DC9">
      <w:pPr>
        <w:pStyle w:val="Titre3"/>
      </w:pPr>
      <w:bookmarkStart w:id="8" w:name="_Toc513023517"/>
      <w:r>
        <w:t>Systèmes de détection existants</w:t>
      </w:r>
      <w:bookmarkEnd w:id="8"/>
    </w:p>
    <w:p w14:paraId="776E81DB" w14:textId="72F68095" w:rsidR="007D2345" w:rsidRDefault="00ED501F" w:rsidP="007D2345">
      <w:r>
        <w:t xml:space="preserve">Il n’existe à l’heure actuelle aucune solution similaire de détection multi-objets chez OAB. Des collaborateurs chez Orange </w:t>
      </w:r>
      <w:proofErr w:type="spellStart"/>
      <w:r>
        <w:t>Labs</w:t>
      </w:r>
      <w:proofErr w:type="spellEnd"/>
      <w:r>
        <w:t xml:space="preserve"> ont développé une solution </w:t>
      </w:r>
      <w:r w:rsidR="00300567">
        <w:t>de dét</w:t>
      </w:r>
      <w:r w:rsidR="00DD5B7C">
        <w:t>ection des usagers dans les bus</w:t>
      </w:r>
      <w:r w:rsidR="00300567">
        <w:t xml:space="preserve"> nécessitant </w:t>
      </w:r>
      <w:r w:rsidR="00DD5B7C">
        <w:t>une intervention humaine pour son initialisation</w:t>
      </w:r>
      <w:r w:rsidR="00300567">
        <w:t>. Des améliorations sont actuellement apportées à cette solution dans le but de supprimer ces étapes d’initialisation. En revanche, aucun algorithme ne propose de détecter les usagers et les bagages simultanément.</w:t>
      </w:r>
    </w:p>
    <w:p w14:paraId="776E81E1" w14:textId="77777777" w:rsidR="007D2345" w:rsidRPr="007D2345" w:rsidRDefault="007D2345" w:rsidP="007D2345"/>
    <w:p w14:paraId="776E81E2" w14:textId="318DBC8F" w:rsidR="00FA08D7" w:rsidRPr="008E3983" w:rsidRDefault="00B25233" w:rsidP="00013F0C">
      <w:pPr>
        <w:pStyle w:val="Titre2"/>
      </w:pPr>
      <w:bookmarkStart w:id="9" w:name="_Toc509300446"/>
      <w:bookmarkStart w:id="10" w:name="_Toc513023518"/>
      <w:r>
        <w:t>O</w:t>
      </w:r>
      <w:r w:rsidR="00221AD4" w:rsidRPr="008E3983">
        <w:t>bjet du document</w:t>
      </w:r>
      <w:bookmarkEnd w:id="9"/>
      <w:bookmarkEnd w:id="10"/>
    </w:p>
    <w:p w14:paraId="776E81E3" w14:textId="4E48F90C" w:rsidR="00AF6DBA" w:rsidRPr="008E3983" w:rsidRDefault="0072279B" w:rsidP="00AF6DBA">
      <w:pPr>
        <w:rPr>
          <w:rFonts w:cs="Arial"/>
        </w:rPr>
      </w:pPr>
      <w:r w:rsidRPr="008E3983">
        <w:rPr>
          <w:rFonts w:cs="Arial"/>
        </w:rPr>
        <w:t>Le Dossier de Spécification</w:t>
      </w:r>
      <w:r w:rsidR="00773299">
        <w:rPr>
          <w:rFonts w:cs="Arial"/>
        </w:rPr>
        <w:t>s</w:t>
      </w:r>
      <w:r w:rsidRPr="008E3983">
        <w:rPr>
          <w:rFonts w:cs="Arial"/>
        </w:rPr>
        <w:t xml:space="preserve"> Fonctionnelle</w:t>
      </w:r>
      <w:r w:rsidR="00773299">
        <w:rPr>
          <w:rFonts w:cs="Arial"/>
        </w:rPr>
        <w:t>s</w:t>
      </w:r>
      <w:r w:rsidRPr="008E3983">
        <w:rPr>
          <w:rFonts w:cs="Arial"/>
        </w:rPr>
        <w:t xml:space="preserve"> (DSF) est une formalisa</w:t>
      </w:r>
      <w:r w:rsidR="005E4C37">
        <w:rPr>
          <w:rFonts w:cs="Arial"/>
        </w:rPr>
        <w:t xml:space="preserve">tion des besoins exprimés par </w:t>
      </w:r>
      <w:r w:rsidR="00AE13A3">
        <w:rPr>
          <w:rFonts w:cs="Arial"/>
        </w:rPr>
        <w:t>OAB</w:t>
      </w:r>
      <w:r w:rsidRPr="008E3983">
        <w:rPr>
          <w:rFonts w:cs="Arial"/>
        </w:rPr>
        <w:t xml:space="preserve">. Ces besoins doivent être traduits en termes de fonctions visibles à l'extérieur du système. Le but est de décrire chacune de ces fonctions, toujours d'un point de vue externe, sans préjuger de la solution </w:t>
      </w:r>
      <w:r w:rsidR="0087148D">
        <w:rPr>
          <w:rFonts w:cs="Arial"/>
        </w:rPr>
        <w:t>technique</w:t>
      </w:r>
      <w:r w:rsidRPr="008E3983">
        <w:rPr>
          <w:rFonts w:cs="Arial"/>
        </w:rPr>
        <w:t xml:space="preserve"> qui sera choisie pour répondre aux besoins.</w:t>
      </w:r>
    </w:p>
    <w:p w14:paraId="776E81E4" w14:textId="35B50603" w:rsidR="002B5F13" w:rsidRPr="008E3983" w:rsidRDefault="00B25233" w:rsidP="00013F0C">
      <w:pPr>
        <w:pStyle w:val="Titre2"/>
      </w:pPr>
      <w:bookmarkStart w:id="11" w:name="_Toc509300447"/>
      <w:bookmarkStart w:id="12" w:name="_Toc513023519"/>
      <w:r>
        <w:lastRenderedPageBreak/>
        <w:t>D</w:t>
      </w:r>
      <w:r w:rsidR="002B5F13" w:rsidRPr="008E3983">
        <w:t>ocuments de référence</w:t>
      </w:r>
      <w:bookmarkEnd w:id="11"/>
      <w:bookmarkEnd w:id="12"/>
    </w:p>
    <w:tbl>
      <w:tblPr>
        <w:tblW w:w="9889" w:type="dxa"/>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548"/>
        <w:gridCol w:w="3960"/>
        <w:gridCol w:w="4060"/>
        <w:gridCol w:w="1321"/>
      </w:tblGrid>
      <w:tr w:rsidR="002B5F13" w:rsidRPr="008E3983" w14:paraId="776E81E9" w14:textId="77777777" w:rsidTr="00925AE2">
        <w:trPr>
          <w:cantSplit/>
        </w:trPr>
        <w:tc>
          <w:tcPr>
            <w:tcW w:w="54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1E5" w14:textId="77777777" w:rsidR="002B5F13" w:rsidRPr="008E3983" w:rsidRDefault="002B5F13" w:rsidP="0043003E">
            <w:pPr>
              <w:pStyle w:val="Retraitnormal"/>
              <w:ind w:left="0"/>
              <w:rPr>
                <w:b/>
                <w:iCs/>
                <w:color w:val="000000"/>
                <w:sz w:val="22"/>
                <w:szCs w:val="22"/>
              </w:rPr>
            </w:pPr>
            <w:r w:rsidRPr="008E3983">
              <w:rPr>
                <w:b/>
                <w:iCs/>
                <w:color w:val="000000"/>
                <w:sz w:val="22"/>
                <w:szCs w:val="22"/>
              </w:rPr>
              <w:t>N°</w:t>
            </w:r>
          </w:p>
        </w:tc>
        <w:tc>
          <w:tcPr>
            <w:tcW w:w="3960" w:type="dxa"/>
            <w:shd w:val="clear" w:color="auto" w:fill="auto"/>
            <w:vAlign w:val="center"/>
          </w:tcPr>
          <w:p w14:paraId="776E81E6" w14:textId="77777777" w:rsidR="002B5F13" w:rsidRPr="008E3983" w:rsidRDefault="002B5F13" w:rsidP="0043003E">
            <w:pPr>
              <w:pStyle w:val="Retraitnormal"/>
              <w:ind w:left="0"/>
              <w:jc w:val="center"/>
              <w:rPr>
                <w:b/>
                <w:iCs/>
                <w:color w:val="000000"/>
                <w:sz w:val="22"/>
                <w:szCs w:val="22"/>
              </w:rPr>
            </w:pPr>
            <w:r w:rsidRPr="008E3983">
              <w:rPr>
                <w:b/>
                <w:iCs/>
                <w:color w:val="000000"/>
                <w:sz w:val="22"/>
                <w:szCs w:val="22"/>
              </w:rPr>
              <w:t>Titre</w:t>
            </w:r>
          </w:p>
        </w:tc>
        <w:tc>
          <w:tcPr>
            <w:tcW w:w="4060" w:type="dxa"/>
            <w:shd w:val="clear" w:color="auto" w:fill="auto"/>
            <w:vAlign w:val="center"/>
          </w:tcPr>
          <w:p w14:paraId="776E81E7" w14:textId="77777777" w:rsidR="002B5F13" w:rsidRPr="008E3983" w:rsidRDefault="002B5F13" w:rsidP="0043003E">
            <w:pPr>
              <w:jc w:val="center"/>
              <w:rPr>
                <w:b/>
                <w:iCs/>
                <w:color w:val="000000"/>
                <w:szCs w:val="22"/>
              </w:rPr>
            </w:pPr>
            <w:r w:rsidRPr="008E3983">
              <w:rPr>
                <w:b/>
                <w:iCs/>
                <w:color w:val="000000"/>
                <w:szCs w:val="22"/>
              </w:rPr>
              <w:t>Référence</w:t>
            </w:r>
          </w:p>
        </w:tc>
        <w:tc>
          <w:tcPr>
            <w:tcW w:w="1321" w:type="dxa"/>
            <w:shd w:val="clear" w:color="auto" w:fill="auto"/>
            <w:vAlign w:val="center"/>
          </w:tcPr>
          <w:p w14:paraId="776E81E8" w14:textId="77777777" w:rsidR="002B5F13" w:rsidRPr="008E3983" w:rsidRDefault="002B5F13" w:rsidP="0043003E">
            <w:pPr>
              <w:jc w:val="center"/>
              <w:rPr>
                <w:b/>
                <w:bCs/>
                <w:color w:val="000000"/>
                <w:szCs w:val="22"/>
              </w:rPr>
            </w:pPr>
            <w:r w:rsidRPr="008E3983">
              <w:rPr>
                <w:b/>
                <w:bCs/>
                <w:color w:val="000000"/>
                <w:szCs w:val="22"/>
              </w:rPr>
              <w:t>Version</w:t>
            </w:r>
          </w:p>
        </w:tc>
      </w:tr>
      <w:tr w:rsidR="00293277" w:rsidRPr="006807C4" w14:paraId="776E8201" w14:textId="77777777" w:rsidTr="0043003E">
        <w:trPr>
          <w:cantSplit/>
          <w:trHeight w:val="472"/>
        </w:trPr>
        <w:tc>
          <w:tcPr>
            <w:tcW w:w="9889" w:type="dxa"/>
            <w:gridSpan w:val="4"/>
            <w:tcBorders>
              <w:left w:val="single" w:sz="6" w:space="0" w:color="FF6600"/>
              <w:bottom w:val="single" w:sz="6" w:space="0" w:color="FF6600"/>
              <w:right w:val="single" w:sz="6" w:space="0" w:color="FF6600"/>
            </w:tcBorders>
            <w:shd w:val="clear" w:color="auto" w:fill="auto"/>
            <w:vAlign w:val="center"/>
          </w:tcPr>
          <w:p w14:paraId="776E8200" w14:textId="77777777" w:rsidR="00293277" w:rsidRPr="00741D38" w:rsidRDefault="00293277" w:rsidP="00925AE2">
            <w:pPr>
              <w:pStyle w:val="Retraitnormal"/>
              <w:ind w:left="0"/>
              <w:rPr>
                <w:b/>
                <w:color w:val="000000"/>
                <w:lang w:val="en-US"/>
              </w:rPr>
            </w:pPr>
            <w:r w:rsidRPr="00741D38">
              <w:rPr>
                <w:b/>
                <w:lang w:val="en-US"/>
              </w:rPr>
              <w:t>Documents Orange Applications for Business</w:t>
            </w:r>
          </w:p>
        </w:tc>
      </w:tr>
      <w:tr w:rsidR="00293277" w:rsidRPr="008E3983" w14:paraId="776E8206" w14:textId="77777777" w:rsidTr="0043003E">
        <w:trPr>
          <w:cantSplit/>
        </w:trPr>
        <w:tc>
          <w:tcPr>
            <w:tcW w:w="54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2" w14:textId="5564BB5D" w:rsidR="00293277" w:rsidRPr="008E3983" w:rsidRDefault="00FB6B72" w:rsidP="0043003E">
            <w:pPr>
              <w:pStyle w:val="Retraitnormal"/>
              <w:ind w:left="0"/>
              <w:rPr>
                <w:bCs/>
                <w:color w:val="000000"/>
              </w:rPr>
            </w:pPr>
            <w:r>
              <w:rPr>
                <w:bCs/>
                <w:color w:val="000000"/>
              </w:rPr>
              <w:t>1</w:t>
            </w:r>
          </w:p>
        </w:tc>
        <w:tc>
          <w:tcPr>
            <w:tcW w:w="39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3" w14:textId="2D7470CC" w:rsidR="00293277" w:rsidRPr="008E3983" w:rsidRDefault="00300567" w:rsidP="00004F81">
            <w:r>
              <w:t>Réalisation d’un module embarqué pour la détection d’événements</w:t>
            </w:r>
          </w:p>
        </w:tc>
        <w:tc>
          <w:tcPr>
            <w:tcW w:w="40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4" w14:textId="1EB67BD6" w:rsidR="00293277" w:rsidRPr="00DD5B7C" w:rsidRDefault="00300567" w:rsidP="0043003E">
            <w:pPr>
              <w:pStyle w:val="Pieddepage"/>
              <w:tabs>
                <w:tab w:val="left" w:pos="2340"/>
              </w:tabs>
              <w:spacing w:after="40"/>
              <w:rPr>
                <w:sz w:val="22"/>
                <w:szCs w:val="22"/>
              </w:rPr>
            </w:pPr>
            <w:r w:rsidRPr="00DD5B7C">
              <w:rPr>
                <w:sz w:val="22"/>
                <w:szCs w:val="22"/>
              </w:rPr>
              <w:t>Sujet de stage de Marie BRUNET.pdf</w:t>
            </w:r>
          </w:p>
        </w:tc>
        <w:tc>
          <w:tcPr>
            <w:tcW w:w="1321"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5" w14:textId="18393CC8" w:rsidR="00293277" w:rsidRPr="008E3983" w:rsidRDefault="00300567" w:rsidP="00004F81">
            <w:r>
              <w:t>1.0</w:t>
            </w:r>
          </w:p>
        </w:tc>
      </w:tr>
      <w:tr w:rsidR="00FB6B72" w:rsidRPr="008E3983" w14:paraId="37DB5C13" w14:textId="77777777" w:rsidTr="0043003E">
        <w:trPr>
          <w:cantSplit/>
        </w:trPr>
        <w:tc>
          <w:tcPr>
            <w:tcW w:w="54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CB72F49" w14:textId="473DC66D" w:rsidR="00FB6B72" w:rsidRPr="008E3983" w:rsidRDefault="00FB6B72" w:rsidP="0043003E">
            <w:pPr>
              <w:pStyle w:val="Retraitnormal"/>
              <w:ind w:left="0"/>
              <w:rPr>
                <w:bCs/>
                <w:color w:val="000000"/>
              </w:rPr>
            </w:pPr>
            <w:r>
              <w:rPr>
                <w:bCs/>
                <w:color w:val="000000"/>
              </w:rPr>
              <w:t>2</w:t>
            </w:r>
          </w:p>
        </w:tc>
        <w:tc>
          <w:tcPr>
            <w:tcW w:w="39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A9DE85F" w14:textId="4E5F7E56" w:rsidR="00FB6B72" w:rsidRPr="00300567" w:rsidRDefault="00300567" w:rsidP="00300567">
            <w:pPr>
              <w:rPr>
                <w:lang w:val="en-US"/>
              </w:rPr>
            </w:pPr>
            <w:r w:rsidRPr="00300567">
              <w:rPr>
                <w:lang w:val="en-US"/>
              </w:rPr>
              <w:t>Benchmark for multi-object recognition</w:t>
            </w:r>
          </w:p>
        </w:tc>
        <w:tc>
          <w:tcPr>
            <w:tcW w:w="40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16E87116" w14:textId="6717FFA0" w:rsidR="00FB6B72" w:rsidRPr="00DD5B7C" w:rsidRDefault="00300567" w:rsidP="0043003E">
            <w:pPr>
              <w:pStyle w:val="Pieddepage"/>
              <w:tabs>
                <w:tab w:val="left" w:pos="2340"/>
              </w:tabs>
              <w:spacing w:after="40"/>
              <w:rPr>
                <w:sz w:val="22"/>
                <w:szCs w:val="22"/>
                <w:lang w:val="en-US"/>
              </w:rPr>
            </w:pPr>
            <w:r w:rsidRPr="00DD5B7C">
              <w:rPr>
                <w:sz w:val="22"/>
                <w:szCs w:val="22"/>
                <w:lang w:val="en-US"/>
              </w:rPr>
              <w:t>Benchmark.pdf</w:t>
            </w:r>
          </w:p>
        </w:tc>
        <w:tc>
          <w:tcPr>
            <w:tcW w:w="1321" w:type="dxa"/>
            <w:tcBorders>
              <w:top w:val="single" w:sz="6" w:space="0" w:color="FF6600"/>
              <w:left w:val="single" w:sz="6" w:space="0" w:color="FF6600"/>
              <w:bottom w:val="single" w:sz="6" w:space="0" w:color="FF6600"/>
              <w:right w:val="single" w:sz="6" w:space="0" w:color="FF6600"/>
            </w:tcBorders>
            <w:shd w:val="clear" w:color="auto" w:fill="auto"/>
            <w:vAlign w:val="center"/>
          </w:tcPr>
          <w:p w14:paraId="6E47141C" w14:textId="77777777" w:rsidR="00FB6B72" w:rsidRPr="008E3983" w:rsidRDefault="00FB6B72" w:rsidP="00004F81"/>
        </w:tc>
      </w:tr>
      <w:tr w:rsidR="002525B3" w:rsidRPr="008E3983" w14:paraId="1D85E799" w14:textId="77777777" w:rsidTr="0043003E">
        <w:trPr>
          <w:cantSplit/>
        </w:trPr>
        <w:tc>
          <w:tcPr>
            <w:tcW w:w="54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128DDC74" w14:textId="35129127" w:rsidR="002525B3" w:rsidRDefault="002525B3" w:rsidP="0043003E">
            <w:pPr>
              <w:pStyle w:val="Retraitnormal"/>
              <w:ind w:left="0"/>
              <w:rPr>
                <w:bCs/>
                <w:color w:val="000000"/>
              </w:rPr>
            </w:pPr>
            <w:r>
              <w:rPr>
                <w:bCs/>
                <w:color w:val="000000"/>
              </w:rPr>
              <w:t>3</w:t>
            </w:r>
          </w:p>
        </w:tc>
        <w:tc>
          <w:tcPr>
            <w:tcW w:w="39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674F14CC" w14:textId="27A156A0" w:rsidR="002525B3" w:rsidRDefault="00300567" w:rsidP="00004F81">
            <w:r>
              <w:t>Référentiel d’exigences fonctionnelles</w:t>
            </w:r>
          </w:p>
        </w:tc>
        <w:tc>
          <w:tcPr>
            <w:tcW w:w="40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FDDBAF6" w14:textId="1F80EF90" w:rsidR="002525B3" w:rsidRPr="00DD5B7C" w:rsidRDefault="00300567" w:rsidP="0043003E">
            <w:pPr>
              <w:pStyle w:val="Pieddepage"/>
              <w:tabs>
                <w:tab w:val="left" w:pos="2340"/>
              </w:tabs>
              <w:spacing w:after="40"/>
              <w:rPr>
                <w:sz w:val="22"/>
                <w:szCs w:val="22"/>
                <w:lang w:val="en-US"/>
              </w:rPr>
            </w:pPr>
            <w:r w:rsidRPr="00DD5B7C">
              <w:rPr>
                <w:sz w:val="22"/>
                <w:szCs w:val="22"/>
              </w:rPr>
              <w:t>MODPT_EXIGENCES_PRJ.xls</w:t>
            </w:r>
          </w:p>
        </w:tc>
        <w:tc>
          <w:tcPr>
            <w:tcW w:w="1321"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85A5BF0" w14:textId="55BCF036" w:rsidR="002525B3" w:rsidRPr="008E3983" w:rsidRDefault="002525B3" w:rsidP="006A2346">
            <w:pPr>
              <w:keepNext/>
            </w:pPr>
            <w:r>
              <w:t>1.0</w:t>
            </w:r>
          </w:p>
        </w:tc>
      </w:tr>
    </w:tbl>
    <w:p w14:paraId="33103259" w14:textId="4BC97A1A" w:rsidR="006A2346" w:rsidRDefault="006A2346" w:rsidP="006A2346">
      <w:pPr>
        <w:jc w:val="center"/>
      </w:pPr>
      <w:bookmarkStart w:id="13" w:name="_Toc512509599"/>
      <w:r>
        <w:t>Tableau n°</w:t>
      </w:r>
      <w:fldSimple w:instr=" SEQ Tableau \* ARABIC ">
        <w:r w:rsidR="007D7BB2">
          <w:rPr>
            <w:noProof/>
          </w:rPr>
          <w:t>1</w:t>
        </w:r>
      </w:fldSimple>
      <w:r>
        <w:t xml:space="preserve"> – Documents de référence</w:t>
      </w:r>
      <w:bookmarkEnd w:id="13"/>
    </w:p>
    <w:p w14:paraId="776E8208" w14:textId="12E6A26C" w:rsidR="00C60C4E" w:rsidRPr="008E3983" w:rsidRDefault="00C60C4E">
      <w:pPr>
        <w:spacing w:before="0" w:after="0"/>
        <w:jc w:val="left"/>
      </w:pPr>
    </w:p>
    <w:p w14:paraId="776E8209" w14:textId="0C8E377D" w:rsidR="00445C6E" w:rsidRPr="008E3983" w:rsidRDefault="00B25233" w:rsidP="00013F0C">
      <w:pPr>
        <w:pStyle w:val="Titre2"/>
      </w:pPr>
      <w:bookmarkStart w:id="14" w:name="_Toc509300448"/>
      <w:bookmarkStart w:id="15" w:name="_Toc513023520"/>
      <w:r>
        <w:t>G</w:t>
      </w:r>
      <w:r w:rsidR="00951912" w:rsidRPr="008E3983">
        <w:t>lossaire</w:t>
      </w:r>
      <w:bookmarkEnd w:id="14"/>
      <w:bookmarkEnd w:id="15"/>
    </w:p>
    <w:tbl>
      <w:tblPr>
        <w:tblW w:w="0" w:type="auto"/>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1690"/>
        <w:gridCol w:w="7452"/>
      </w:tblGrid>
      <w:tr w:rsidR="00445C6E" w:rsidRPr="008E3983" w14:paraId="776E820C" w14:textId="77777777" w:rsidTr="00DE59A8">
        <w:trPr>
          <w:cantSplit/>
          <w:tblHeader/>
        </w:trPr>
        <w:tc>
          <w:tcPr>
            <w:tcW w:w="169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A" w14:textId="77777777" w:rsidR="00445C6E" w:rsidRPr="008E3983" w:rsidRDefault="00445C6E" w:rsidP="00974262">
            <w:pPr>
              <w:rPr>
                <w:b/>
                <w:bCs/>
                <w:iCs/>
              </w:rPr>
            </w:pPr>
            <w:r w:rsidRPr="008E3983">
              <w:rPr>
                <w:b/>
                <w:bCs/>
                <w:iCs/>
              </w:rPr>
              <w:t>Abréviation</w:t>
            </w:r>
          </w:p>
        </w:tc>
        <w:tc>
          <w:tcPr>
            <w:tcW w:w="7452" w:type="dxa"/>
            <w:shd w:val="clear" w:color="auto" w:fill="auto"/>
            <w:vAlign w:val="center"/>
          </w:tcPr>
          <w:p w14:paraId="776E820B" w14:textId="77777777" w:rsidR="00445C6E" w:rsidRPr="008E3983" w:rsidRDefault="00445C6E" w:rsidP="00974262">
            <w:pPr>
              <w:rPr>
                <w:b/>
                <w:bCs/>
              </w:rPr>
            </w:pPr>
            <w:r w:rsidRPr="008E3983">
              <w:rPr>
                <w:b/>
                <w:bCs/>
              </w:rPr>
              <w:t>Description</w:t>
            </w:r>
          </w:p>
        </w:tc>
      </w:tr>
      <w:tr w:rsidR="001F34CA" w:rsidRPr="008E3983" w14:paraId="776E820F" w14:textId="77777777" w:rsidTr="00DE59A8">
        <w:trPr>
          <w:cantSplit/>
        </w:trPr>
        <w:tc>
          <w:tcPr>
            <w:tcW w:w="1690" w:type="dxa"/>
            <w:tcBorders>
              <w:left w:val="single" w:sz="6" w:space="0" w:color="FF6600"/>
              <w:right w:val="single" w:sz="6" w:space="0" w:color="FF6600"/>
            </w:tcBorders>
            <w:shd w:val="clear" w:color="auto" w:fill="auto"/>
            <w:vAlign w:val="center"/>
          </w:tcPr>
          <w:p w14:paraId="776E820D" w14:textId="77FF57F6" w:rsidR="001F34CA" w:rsidRPr="00846007" w:rsidRDefault="00A6254E" w:rsidP="007D2345">
            <w:pPr>
              <w:rPr>
                <w:rFonts w:cs="Helvetica"/>
              </w:rPr>
            </w:pPr>
            <w:r>
              <w:rPr>
                <w:rFonts w:cs="Helvetica"/>
              </w:rPr>
              <w:t>AM</w:t>
            </w:r>
          </w:p>
        </w:tc>
        <w:tc>
          <w:tcPr>
            <w:tcW w:w="7452" w:type="dxa"/>
            <w:shd w:val="clear" w:color="auto" w:fill="auto"/>
            <w:vAlign w:val="center"/>
          </w:tcPr>
          <w:p w14:paraId="776E820E" w14:textId="04C9B36C" w:rsidR="001F34CA" w:rsidRPr="00846007" w:rsidRDefault="00A6254E" w:rsidP="00DD5B7C">
            <w:pPr>
              <w:rPr>
                <w:rFonts w:cs="Helvetica"/>
              </w:rPr>
            </w:pPr>
            <w:r>
              <w:rPr>
                <w:rFonts w:cs="Helvetica"/>
              </w:rPr>
              <w:t xml:space="preserve">Attente de </w:t>
            </w:r>
            <w:r w:rsidR="00DD5B7C">
              <w:rPr>
                <w:rFonts w:cs="Helvetica"/>
              </w:rPr>
              <w:t>M</w:t>
            </w:r>
            <w:r>
              <w:rPr>
                <w:rFonts w:cs="Helvetica"/>
              </w:rPr>
              <w:t>ission</w:t>
            </w:r>
          </w:p>
        </w:tc>
      </w:tr>
      <w:tr w:rsidR="001F34CA" w:rsidRPr="008E3983" w14:paraId="776E8212" w14:textId="77777777" w:rsidTr="00DE59A8">
        <w:trPr>
          <w:cantSplit/>
        </w:trPr>
        <w:tc>
          <w:tcPr>
            <w:tcW w:w="1690" w:type="dxa"/>
            <w:tcBorders>
              <w:left w:val="single" w:sz="6" w:space="0" w:color="FF6600"/>
              <w:right w:val="single" w:sz="6" w:space="0" w:color="FF6600"/>
            </w:tcBorders>
            <w:shd w:val="clear" w:color="auto" w:fill="auto"/>
            <w:vAlign w:val="center"/>
          </w:tcPr>
          <w:p w14:paraId="776E8210" w14:textId="58AA633F" w:rsidR="001F34CA" w:rsidRPr="00FC221E" w:rsidRDefault="00A6254E" w:rsidP="007D2345">
            <w:pPr>
              <w:rPr>
                <w:rFonts w:cs="Helvetica"/>
              </w:rPr>
            </w:pPr>
            <w:r>
              <w:rPr>
                <w:rFonts w:cs="Helvetica"/>
              </w:rPr>
              <w:t>MC</w:t>
            </w:r>
          </w:p>
        </w:tc>
        <w:tc>
          <w:tcPr>
            <w:tcW w:w="7452" w:type="dxa"/>
            <w:shd w:val="clear" w:color="auto" w:fill="auto"/>
            <w:vAlign w:val="center"/>
          </w:tcPr>
          <w:p w14:paraId="776E8211" w14:textId="54BDAA39" w:rsidR="001F34CA" w:rsidRPr="00FC221E" w:rsidRDefault="00A6254E" w:rsidP="00DD5B7C">
            <w:pPr>
              <w:rPr>
                <w:rFonts w:cs="Helvetica"/>
              </w:rPr>
            </w:pPr>
            <w:r>
              <w:rPr>
                <w:rFonts w:cs="Helvetica"/>
              </w:rPr>
              <w:t xml:space="preserve">Mission </w:t>
            </w:r>
            <w:r w:rsidR="00DD5B7C">
              <w:rPr>
                <w:rFonts w:cs="Helvetica"/>
              </w:rPr>
              <w:t>C</w:t>
            </w:r>
            <w:r>
              <w:rPr>
                <w:rFonts w:cs="Helvetica"/>
              </w:rPr>
              <w:t>ommerciale</w:t>
            </w:r>
          </w:p>
        </w:tc>
      </w:tr>
      <w:tr w:rsidR="00DD5B7C" w:rsidRPr="008E3983" w14:paraId="6BD1D469" w14:textId="77777777" w:rsidTr="00DE59A8">
        <w:trPr>
          <w:cantSplit/>
        </w:trPr>
        <w:tc>
          <w:tcPr>
            <w:tcW w:w="1690" w:type="dxa"/>
            <w:tcBorders>
              <w:left w:val="single" w:sz="6" w:space="0" w:color="FF6600"/>
              <w:right w:val="single" w:sz="6" w:space="0" w:color="FF6600"/>
            </w:tcBorders>
            <w:shd w:val="clear" w:color="auto" w:fill="auto"/>
            <w:vAlign w:val="center"/>
          </w:tcPr>
          <w:p w14:paraId="04BC604B" w14:textId="6BCEB1A9" w:rsidR="00DD5B7C" w:rsidRDefault="00DD5B7C" w:rsidP="007D2345">
            <w:pPr>
              <w:rPr>
                <w:rFonts w:cs="Helvetica"/>
              </w:rPr>
            </w:pPr>
            <w:r>
              <w:rPr>
                <w:rFonts w:cs="Helvetica"/>
              </w:rPr>
              <w:t>HL</w:t>
            </w:r>
          </w:p>
        </w:tc>
        <w:tc>
          <w:tcPr>
            <w:tcW w:w="7452" w:type="dxa"/>
            <w:shd w:val="clear" w:color="auto" w:fill="auto"/>
            <w:vAlign w:val="center"/>
          </w:tcPr>
          <w:p w14:paraId="49C6D478" w14:textId="7382816D" w:rsidR="00DD5B7C" w:rsidRDefault="00DD5B7C" w:rsidP="00DD5B7C">
            <w:pPr>
              <w:rPr>
                <w:rFonts w:cs="Helvetica"/>
              </w:rPr>
            </w:pPr>
            <w:r>
              <w:rPr>
                <w:rFonts w:cs="Helvetica"/>
              </w:rPr>
              <w:t>Hors Ligne</w:t>
            </w:r>
          </w:p>
        </w:tc>
      </w:tr>
      <w:tr w:rsidR="001F34CA" w:rsidRPr="008E3983" w14:paraId="776E8215" w14:textId="77777777" w:rsidTr="005E7F36">
        <w:trPr>
          <w:cantSplit/>
        </w:trPr>
        <w:tc>
          <w:tcPr>
            <w:tcW w:w="1690" w:type="dxa"/>
            <w:tcBorders>
              <w:left w:val="single" w:sz="6" w:space="0" w:color="FF6600"/>
              <w:right w:val="single" w:sz="6" w:space="0" w:color="FF6600"/>
            </w:tcBorders>
            <w:shd w:val="clear" w:color="auto" w:fill="auto"/>
            <w:vAlign w:val="center"/>
          </w:tcPr>
          <w:p w14:paraId="776E8213" w14:textId="75AFD96C" w:rsidR="001F34CA" w:rsidRPr="00FC221E" w:rsidRDefault="00DD5B7C" w:rsidP="007D2345">
            <w:pPr>
              <w:rPr>
                <w:rFonts w:cs="Helvetica"/>
              </w:rPr>
            </w:pPr>
            <w:r>
              <w:rPr>
                <w:rFonts w:cs="Helvetica"/>
              </w:rPr>
              <w:t>DSF</w:t>
            </w:r>
          </w:p>
        </w:tc>
        <w:tc>
          <w:tcPr>
            <w:tcW w:w="7452" w:type="dxa"/>
            <w:shd w:val="clear" w:color="auto" w:fill="auto"/>
            <w:vAlign w:val="center"/>
          </w:tcPr>
          <w:p w14:paraId="776E8214" w14:textId="6BC7051F" w:rsidR="001F34CA" w:rsidRPr="00726E1C" w:rsidRDefault="00DD5B7C" w:rsidP="00DD5B7C">
            <w:pPr>
              <w:rPr>
                <w:rFonts w:cs="Helvetica"/>
              </w:rPr>
            </w:pPr>
            <w:r>
              <w:rPr>
                <w:rFonts w:cs="Helvetica"/>
              </w:rPr>
              <w:t>Dossier de Spécification Fonctionnelle</w:t>
            </w:r>
          </w:p>
        </w:tc>
      </w:tr>
      <w:tr w:rsidR="00E1333D" w:rsidRPr="008E3983" w14:paraId="3C8805A2" w14:textId="77777777" w:rsidTr="005E7F36">
        <w:trPr>
          <w:cantSplit/>
        </w:trPr>
        <w:tc>
          <w:tcPr>
            <w:tcW w:w="1690" w:type="dxa"/>
            <w:tcBorders>
              <w:left w:val="single" w:sz="6" w:space="0" w:color="FF6600"/>
              <w:right w:val="single" w:sz="6" w:space="0" w:color="FF6600"/>
            </w:tcBorders>
            <w:shd w:val="clear" w:color="auto" w:fill="auto"/>
            <w:vAlign w:val="center"/>
          </w:tcPr>
          <w:p w14:paraId="112FC14A" w14:textId="494CF2BD" w:rsidR="00E1333D" w:rsidRDefault="00E1333D" w:rsidP="007D2345">
            <w:pPr>
              <w:rPr>
                <w:rFonts w:cs="Helvetica"/>
              </w:rPr>
            </w:pPr>
            <w:r>
              <w:rPr>
                <w:rFonts w:cs="Helvetica"/>
              </w:rPr>
              <w:t>TP</w:t>
            </w:r>
          </w:p>
        </w:tc>
        <w:tc>
          <w:tcPr>
            <w:tcW w:w="7452" w:type="dxa"/>
            <w:shd w:val="clear" w:color="auto" w:fill="auto"/>
            <w:vAlign w:val="center"/>
          </w:tcPr>
          <w:p w14:paraId="7016FA2A" w14:textId="2809232A" w:rsidR="00E1333D" w:rsidRDefault="00E1333D" w:rsidP="00DD5B7C">
            <w:pPr>
              <w:rPr>
                <w:rFonts w:cs="Helvetica"/>
              </w:rPr>
            </w:pPr>
            <w:r>
              <w:rPr>
                <w:rFonts w:cs="Helvetica"/>
              </w:rPr>
              <w:t>Transport Public</w:t>
            </w:r>
          </w:p>
        </w:tc>
      </w:tr>
      <w:tr w:rsidR="00442DF0" w:rsidRPr="008E3983" w14:paraId="103A791D" w14:textId="77777777" w:rsidTr="005E7F36">
        <w:trPr>
          <w:cantSplit/>
        </w:trPr>
        <w:tc>
          <w:tcPr>
            <w:tcW w:w="1690" w:type="dxa"/>
            <w:tcBorders>
              <w:left w:val="single" w:sz="6" w:space="0" w:color="FF6600"/>
              <w:right w:val="single" w:sz="6" w:space="0" w:color="FF6600"/>
            </w:tcBorders>
            <w:shd w:val="clear" w:color="auto" w:fill="auto"/>
            <w:vAlign w:val="center"/>
          </w:tcPr>
          <w:p w14:paraId="0F0B61CF" w14:textId="2E45043C" w:rsidR="00442DF0" w:rsidRDefault="00442DF0" w:rsidP="007D2345">
            <w:pPr>
              <w:rPr>
                <w:rFonts w:cs="Helvetica"/>
              </w:rPr>
            </w:pPr>
            <w:r>
              <w:rPr>
                <w:rFonts w:cs="Helvetica"/>
              </w:rPr>
              <w:t>OA</w:t>
            </w:r>
          </w:p>
        </w:tc>
        <w:tc>
          <w:tcPr>
            <w:tcW w:w="7452" w:type="dxa"/>
            <w:shd w:val="clear" w:color="auto" w:fill="auto"/>
            <w:vAlign w:val="center"/>
          </w:tcPr>
          <w:p w14:paraId="42B40BEE" w14:textId="7362A061" w:rsidR="00442DF0" w:rsidRDefault="00442DF0" w:rsidP="00DD5B7C">
            <w:pPr>
              <w:rPr>
                <w:rFonts w:cs="Helvetica"/>
              </w:rPr>
            </w:pPr>
            <w:r>
              <w:rPr>
                <w:rFonts w:cs="Helvetica"/>
              </w:rPr>
              <w:t>Objet(s) Abandonné(s)</w:t>
            </w:r>
          </w:p>
        </w:tc>
      </w:tr>
    </w:tbl>
    <w:p w14:paraId="5C5ED349" w14:textId="54A3B380" w:rsidR="006A2346" w:rsidRDefault="006A2346" w:rsidP="006A2346">
      <w:pPr>
        <w:jc w:val="center"/>
      </w:pPr>
      <w:bookmarkStart w:id="16" w:name="_Toc512509600"/>
      <w:r>
        <w:t>Tableau n°</w:t>
      </w:r>
      <w:fldSimple w:instr=" SEQ Tableau \* ARABIC ">
        <w:r w:rsidR="007D7BB2">
          <w:rPr>
            <w:noProof/>
          </w:rPr>
          <w:t>2</w:t>
        </w:r>
      </w:fldSimple>
      <w:r>
        <w:t xml:space="preserve"> - Glossaire</w:t>
      </w:r>
      <w:bookmarkEnd w:id="16"/>
    </w:p>
    <w:p w14:paraId="776E8228" w14:textId="272A2957" w:rsidR="00FA08D7" w:rsidRPr="008E3983" w:rsidRDefault="00FA08D7" w:rsidP="006A2346">
      <w:pPr>
        <w:pStyle w:val="TitreTableau"/>
        <w:numPr>
          <w:ilvl w:val="0"/>
          <w:numId w:val="0"/>
        </w:numPr>
        <w:ind w:left="1353" w:hanging="360"/>
        <w:jc w:val="both"/>
      </w:pPr>
    </w:p>
    <w:p w14:paraId="776E8229" w14:textId="77777777" w:rsidR="00657CD7" w:rsidRPr="008E3983" w:rsidRDefault="00657CD7" w:rsidP="00657CD7"/>
    <w:p w14:paraId="0B16F667" w14:textId="764576E5" w:rsidR="00AE13A3" w:rsidRDefault="00B25233" w:rsidP="00AE13A3">
      <w:pPr>
        <w:pStyle w:val="Titre1"/>
      </w:pPr>
      <w:bookmarkStart w:id="17" w:name="_Toc509300449"/>
      <w:bookmarkStart w:id="18" w:name="_Toc513023521"/>
      <w:r>
        <w:lastRenderedPageBreak/>
        <w:t>C</w:t>
      </w:r>
      <w:r w:rsidR="00FA311D" w:rsidRPr="008E3983">
        <w:t>ontexte du projet</w:t>
      </w:r>
      <w:bookmarkEnd w:id="17"/>
      <w:bookmarkEnd w:id="18"/>
    </w:p>
    <w:p w14:paraId="09BE0859" w14:textId="4193DC13" w:rsidR="00D607D2" w:rsidRPr="00D607D2" w:rsidRDefault="00D607D2" w:rsidP="00AE13A3">
      <w:r>
        <w:t xml:space="preserve">OAB décide la </w:t>
      </w:r>
      <w:r w:rsidR="001A0633">
        <w:t>réalisation d’un projet dont le but est la création</w:t>
      </w:r>
      <w:r>
        <w:t xml:space="preserve"> d’une solution </w:t>
      </w:r>
      <w:r w:rsidR="001A0633">
        <w:t>de</w:t>
      </w:r>
      <w:r>
        <w:t xml:space="preserve"> détection des usagers et </w:t>
      </w:r>
      <w:r w:rsidR="00DD5B7C">
        <w:t>objets</w:t>
      </w:r>
      <w:r>
        <w:t xml:space="preserve"> visibles sur les images de vidéosurveillance des véhicules de transport public. Le projet inclut la conception et le développement du Détecteur V1.</w:t>
      </w:r>
    </w:p>
    <w:p w14:paraId="51FE2886" w14:textId="77777777" w:rsidR="008B3043" w:rsidRPr="00E9272B" w:rsidRDefault="008B3043" w:rsidP="008B3043">
      <w:pPr>
        <w:rPr>
          <w:sz w:val="10"/>
          <w:szCs w:val="10"/>
        </w:rPr>
      </w:pPr>
      <w:bookmarkStart w:id="19" w:name="_R-FONC-BO-USER-LIST-010"/>
      <w:bookmarkStart w:id="20" w:name="_R-FONC-BO-USER-LIST-020"/>
      <w:bookmarkEnd w:id="19"/>
      <w:bookmarkEnd w:id="20"/>
    </w:p>
    <w:p w14:paraId="1E6575FF" w14:textId="77777777" w:rsidR="008B3043" w:rsidRPr="006552AD" w:rsidRDefault="008B3043" w:rsidP="008B3043"/>
    <w:p w14:paraId="0A7A49A0" w14:textId="77777777" w:rsidR="006552AD" w:rsidRPr="006552AD" w:rsidRDefault="006552AD" w:rsidP="006552AD"/>
    <w:p w14:paraId="776E82E6" w14:textId="77777777" w:rsidR="0075685B" w:rsidRPr="00E9272B" w:rsidRDefault="0075685B" w:rsidP="00293760">
      <w:pPr>
        <w:rPr>
          <w:sz w:val="10"/>
          <w:szCs w:val="10"/>
        </w:rPr>
      </w:pPr>
    </w:p>
    <w:p w14:paraId="5851314C" w14:textId="77777777" w:rsidR="0051155F" w:rsidRDefault="0051155F" w:rsidP="002A73C0">
      <w:bookmarkStart w:id="21" w:name="_MSG_5-_BO_NOUVEAUTES_LIEN_EXTERNE_U"/>
      <w:bookmarkStart w:id="22" w:name="_MSG_4-TEACH_REMOVE-STUDENT_CONTENT_"/>
      <w:bookmarkStart w:id="23" w:name="_MSG__2-CONTENT_CONFIRM_MAIL"/>
      <w:bookmarkStart w:id="24" w:name="_MSG__2-CONTENT_CONF_MAIL"/>
      <w:bookmarkStart w:id="25" w:name="_libellés"/>
      <w:bookmarkEnd w:id="21"/>
      <w:bookmarkEnd w:id="22"/>
      <w:bookmarkEnd w:id="23"/>
      <w:bookmarkEnd w:id="24"/>
      <w:bookmarkEnd w:id="25"/>
    </w:p>
    <w:p w14:paraId="776E8325" w14:textId="2C5F682A" w:rsidR="00D80861" w:rsidRPr="008E3983" w:rsidRDefault="00D05202" w:rsidP="000173B2">
      <w:pPr>
        <w:pStyle w:val="Titre1"/>
        <w:spacing w:before="500" w:after="200"/>
      </w:pPr>
      <w:bookmarkStart w:id="26" w:name="_Toc509300457"/>
      <w:bookmarkStart w:id="27" w:name="_Toc513023522"/>
      <w:r>
        <w:lastRenderedPageBreak/>
        <w:t>Architecture fonctionnelle détaillée</w:t>
      </w:r>
      <w:bookmarkEnd w:id="26"/>
      <w:bookmarkEnd w:id="27"/>
    </w:p>
    <w:p w14:paraId="776E8326" w14:textId="2D2C9FAF" w:rsidR="004505F4" w:rsidRPr="008E3983" w:rsidRDefault="00B25233" w:rsidP="00013F0C">
      <w:pPr>
        <w:pStyle w:val="Titre2"/>
      </w:pPr>
      <w:bookmarkStart w:id="28" w:name="_Toc509300458"/>
      <w:bookmarkStart w:id="29" w:name="_Toc513023523"/>
      <w:r>
        <w:t>A</w:t>
      </w:r>
      <w:r w:rsidR="00FC351C" w:rsidRPr="008E3983">
        <w:t>cteurs</w:t>
      </w:r>
      <w:bookmarkEnd w:id="28"/>
      <w:bookmarkEnd w:id="29"/>
    </w:p>
    <w:p w14:paraId="52424F22" w14:textId="77777777" w:rsidR="00E91996" w:rsidRDefault="00C5757F" w:rsidP="00C37822">
      <w:r w:rsidRPr="008E3983">
        <w:t xml:space="preserve">Ci-dessous sont représentés les différents acteurs identifiés pour </w:t>
      </w:r>
      <w:r w:rsidR="000A5EB2">
        <w:t xml:space="preserve">le </w:t>
      </w:r>
      <w:r w:rsidR="00E91996">
        <w:t>détecteur multi-objets :</w:t>
      </w:r>
    </w:p>
    <w:p w14:paraId="147DEAC5" w14:textId="77777777" w:rsidR="00E91996" w:rsidRDefault="00E91996" w:rsidP="00C37822"/>
    <w:p w14:paraId="776E8328" w14:textId="3DA44F20" w:rsidR="00C37822" w:rsidRDefault="00E91996" w:rsidP="00E1333D">
      <w:pPr>
        <w:jc w:val="center"/>
      </w:pPr>
      <w:r>
        <w:rPr>
          <w:noProof/>
        </w:rPr>
        <w:drawing>
          <wp:inline distT="0" distB="0" distL="0" distR="0" wp14:anchorId="70E10E5B" wp14:editId="53853743">
            <wp:extent cx="4750288" cy="2340142"/>
            <wp:effectExtent l="57150" t="57150" r="107950" b="117475"/>
            <wp:docPr id="19" name="Image 19" descr="C:\Users\HZSG9792\Documents\Stage-Marie\Spécifications fonctionnelles\Figures DSF\UC_ac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ZSG9792\Documents\Stage-Marie\Spécifications fonctionnelles\Figures DSF\UC_acteur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12" t="2025" r="1650" b="3235"/>
                    <a:stretch/>
                  </pic:blipFill>
                  <pic:spPr bwMode="auto">
                    <a:xfrm>
                      <a:off x="0" y="0"/>
                      <a:ext cx="4754448" cy="2342191"/>
                    </a:xfrm>
                    <a:prstGeom prst="rect">
                      <a:avLst/>
                    </a:prstGeom>
                    <a:ln w="952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776E832A" w14:textId="3B603A4B" w:rsidR="00C37822" w:rsidRPr="008E3983" w:rsidRDefault="007A1814" w:rsidP="00147FB5">
      <w:pPr>
        <w:pStyle w:val="TitreFigure"/>
      </w:pPr>
      <w:bookmarkStart w:id="30" w:name="_Toc511813657"/>
      <w:bookmarkStart w:id="31" w:name="_Toc512509575"/>
      <w:r>
        <w:t>Figure</w:t>
      </w:r>
      <w:r w:rsidR="00C37822">
        <w:t xml:space="preserve"> n°</w:t>
      </w:r>
      <w:fldSimple w:instr=" SEQ Figure \* ARABIC ">
        <w:r w:rsidR="00B954E7">
          <w:rPr>
            <w:noProof/>
          </w:rPr>
          <w:t>1</w:t>
        </w:r>
      </w:fldSimple>
      <w:r w:rsidR="00C37822">
        <w:t xml:space="preserve"> </w:t>
      </w:r>
      <w:r w:rsidR="00C43863">
        <w:t>-</w:t>
      </w:r>
      <w:r w:rsidR="00C37822">
        <w:t xml:space="preserve"> Les acteurs du </w:t>
      </w:r>
      <w:r w:rsidR="00E91996">
        <w:t>détecteur multi-objets</w:t>
      </w:r>
      <w:bookmarkEnd w:id="30"/>
      <w:bookmarkEnd w:id="31"/>
    </w:p>
    <w:p w14:paraId="776E832B" w14:textId="77777777" w:rsidR="00ED4D26" w:rsidRPr="00ED4D26" w:rsidRDefault="00ED4D26" w:rsidP="00ED4D26"/>
    <w:p w14:paraId="776E832C" w14:textId="77777777" w:rsidR="00797BD3" w:rsidRPr="008E3983" w:rsidRDefault="00DB3186" w:rsidP="002B5972">
      <w:r w:rsidRPr="008E3983">
        <w:t xml:space="preserve">Ci-dessous la description détaillée </w:t>
      </w:r>
      <w:r w:rsidR="001C003C" w:rsidRPr="008E3983">
        <w:t>pour</w:t>
      </w:r>
      <w:r w:rsidRPr="008E3983">
        <w:t xml:space="preserve"> cha</w:t>
      </w:r>
      <w:r w:rsidR="001C003C" w:rsidRPr="008E3983">
        <w:t>que</w:t>
      </w:r>
      <w:r w:rsidRPr="008E3983">
        <w:t xml:space="preserve"> acteur </w:t>
      </w:r>
      <w:r w:rsidR="00E35DCA" w:rsidRPr="008E3983">
        <w:t>identifié</w:t>
      </w:r>
      <w:r w:rsidRPr="008E3983">
        <w:t> :</w:t>
      </w:r>
    </w:p>
    <w:p w14:paraId="776E832D" w14:textId="0C5B92C0" w:rsidR="00C90A6F" w:rsidRDefault="00C90A6F" w:rsidP="002B5972">
      <w:pPr>
        <w:pStyle w:val="Pucesniv1"/>
        <w:jc w:val="both"/>
      </w:pPr>
      <w:r>
        <w:t xml:space="preserve">Acteur </w:t>
      </w:r>
      <w:r w:rsidR="00125A14">
        <w:t>« </w:t>
      </w:r>
      <w:r w:rsidR="00E91996">
        <w:t>Usager des transports publics</w:t>
      </w:r>
      <w:r w:rsidR="00125A14">
        <w:t> »</w:t>
      </w:r>
      <w:r>
        <w:t xml:space="preserve"> : </w:t>
      </w:r>
      <w:r w:rsidR="00E91996">
        <w:t>Être humain utilisant le service de transport en commun.</w:t>
      </w:r>
    </w:p>
    <w:p w14:paraId="776E832E" w14:textId="476CA687" w:rsidR="00C90A6F" w:rsidRDefault="00C90A6F" w:rsidP="002B5972">
      <w:pPr>
        <w:pStyle w:val="Pucesniv1"/>
        <w:jc w:val="both"/>
      </w:pPr>
      <w:r>
        <w:t xml:space="preserve">Acteur </w:t>
      </w:r>
      <w:r w:rsidR="00125A14">
        <w:t>« </w:t>
      </w:r>
      <w:r w:rsidR="00E91996">
        <w:t>Conducteur du véhicule</w:t>
      </w:r>
      <w:r w:rsidR="00125A14">
        <w:t> »</w:t>
      </w:r>
      <w:r w:rsidR="00933EDC">
        <w:t> :</w:t>
      </w:r>
      <w:r w:rsidR="00AA083A">
        <w:t xml:space="preserve"> </w:t>
      </w:r>
      <w:r w:rsidR="00E91996">
        <w:t>Personnel assurant le déplacement du véhicule (lorsque celui-ci n’est pas conduit de manière automatique).</w:t>
      </w:r>
    </w:p>
    <w:p w14:paraId="47A17EAE" w14:textId="48D67CCA" w:rsidR="00736B32" w:rsidRDefault="00736B32" w:rsidP="002B5972">
      <w:pPr>
        <w:pStyle w:val="Pucesniv1"/>
        <w:jc w:val="both"/>
      </w:pPr>
      <w:commentRangeStart w:id="32"/>
      <w:r>
        <w:t>Acteur « </w:t>
      </w:r>
      <w:r w:rsidR="00E91996">
        <w:t xml:space="preserve">Surveillant plateforme </w:t>
      </w:r>
      <w:r>
        <w:t> » :</w:t>
      </w:r>
      <w:r w:rsidR="00E91996">
        <w:t xml:space="preserve"> Personnel consultant l’IHM fournie par le détecteur</w:t>
      </w:r>
      <w:commentRangeEnd w:id="32"/>
      <w:r w:rsidR="00525272">
        <w:rPr>
          <w:rStyle w:val="Marquedecommentaire"/>
        </w:rPr>
        <w:commentReference w:id="32"/>
      </w:r>
      <w:r>
        <w:t>.</w:t>
      </w:r>
    </w:p>
    <w:p w14:paraId="55E5221B" w14:textId="77777777" w:rsidR="001B6F9F" w:rsidRDefault="00C90A6F" w:rsidP="001B6F9F">
      <w:pPr>
        <w:pStyle w:val="Pucesniv1"/>
        <w:jc w:val="both"/>
      </w:pPr>
      <w:r>
        <w:t xml:space="preserve">Acteur </w:t>
      </w:r>
      <w:r w:rsidR="00125A14">
        <w:t>« </w:t>
      </w:r>
      <w:r w:rsidR="00E91996">
        <w:t>Opérateur du service de sécurité</w:t>
      </w:r>
      <w:r w:rsidR="00125A14">
        <w:t> »</w:t>
      </w:r>
      <w:r w:rsidR="00933EDC">
        <w:t> :</w:t>
      </w:r>
      <w:r w:rsidR="00AA083A">
        <w:t xml:space="preserve"> </w:t>
      </w:r>
      <w:r w:rsidR="00AA083A" w:rsidRPr="00AA083A">
        <w:t xml:space="preserve">Personnel </w:t>
      </w:r>
      <w:r w:rsidR="00E91996">
        <w:t xml:space="preserve">de sécurité mandaté pour </w:t>
      </w:r>
      <w:r w:rsidR="00D64AE5">
        <w:t>intervenir</w:t>
      </w:r>
      <w:r w:rsidR="00E91996">
        <w:t xml:space="preserve"> lorsque des bagages abandonnés ou des personnes sont détectés </w:t>
      </w:r>
      <w:r w:rsidR="00D64AE5">
        <w:t>en mode final (voir R_FONC_ATTENTE_MISSION_2 du document MODPT_EXIGENCES_PRJ).</w:t>
      </w:r>
      <w:bookmarkStart w:id="33" w:name="_Toc509300459"/>
      <w:r w:rsidR="00D64AE5">
        <w:t xml:space="preserve"> </w:t>
      </w:r>
      <w:bookmarkEnd w:id="33"/>
    </w:p>
    <w:p w14:paraId="23171680" w14:textId="17C888A9" w:rsidR="00442DF0" w:rsidRDefault="00442DF0">
      <w:pPr>
        <w:spacing w:before="0" w:after="0"/>
        <w:jc w:val="left"/>
      </w:pPr>
      <w:r>
        <w:br w:type="page"/>
      </w:r>
    </w:p>
    <w:p w14:paraId="03C3C63D" w14:textId="3A61B73F" w:rsidR="00E1333D" w:rsidRDefault="00E1333D" w:rsidP="00E1333D">
      <w:pPr>
        <w:pStyle w:val="Titre2"/>
      </w:pPr>
      <w:bookmarkStart w:id="34" w:name="_Toc513023524"/>
      <w:commentRangeStart w:id="35"/>
      <w:r>
        <w:lastRenderedPageBreak/>
        <w:t>Objets de détection</w:t>
      </w:r>
      <w:bookmarkEnd w:id="34"/>
      <w:commentRangeEnd w:id="35"/>
      <w:r w:rsidR="004D40A1">
        <w:rPr>
          <w:rStyle w:val="Marquedecommentaire"/>
          <w:color w:val="auto"/>
        </w:rPr>
        <w:commentReference w:id="35"/>
      </w:r>
    </w:p>
    <w:p w14:paraId="0898C81D" w14:textId="034381EC" w:rsidR="00E1333D" w:rsidRDefault="00E1333D" w:rsidP="00574DC9">
      <w:r>
        <w:t>Les trois types principaux d’objets devant être détectés sont présentés comme suit :</w:t>
      </w:r>
    </w:p>
    <w:tbl>
      <w:tblPr>
        <w:tblStyle w:val="Grilledutableau"/>
        <w:tblW w:w="0" w:type="auto"/>
        <w:tblBorders>
          <w:top w:val="single" w:sz="4" w:space="0" w:color="FF6800"/>
          <w:left w:val="single" w:sz="4" w:space="0" w:color="FF6800"/>
          <w:bottom w:val="single" w:sz="4" w:space="0" w:color="FF6800"/>
          <w:right w:val="single" w:sz="4" w:space="0" w:color="FF6800"/>
          <w:insideH w:val="single" w:sz="4" w:space="0" w:color="FF6800"/>
          <w:insideV w:val="single" w:sz="4" w:space="0" w:color="FF6800"/>
        </w:tblBorders>
        <w:tblLook w:val="0420" w:firstRow="1" w:lastRow="0" w:firstColumn="0" w:lastColumn="0" w:noHBand="0" w:noVBand="1"/>
      </w:tblPr>
      <w:tblGrid>
        <w:gridCol w:w="3070"/>
        <w:gridCol w:w="3070"/>
        <w:gridCol w:w="3070"/>
      </w:tblGrid>
      <w:tr w:rsidR="00E1333D" w14:paraId="22EC8A24" w14:textId="77777777" w:rsidTr="001677B5">
        <w:tc>
          <w:tcPr>
            <w:tcW w:w="3070" w:type="dxa"/>
          </w:tcPr>
          <w:p w14:paraId="0BB85601" w14:textId="588505D2" w:rsidR="00E1333D" w:rsidRPr="001677B5" w:rsidRDefault="00E1333D" w:rsidP="00574DC9">
            <w:pPr>
              <w:rPr>
                <w:b/>
              </w:rPr>
            </w:pPr>
            <w:r w:rsidRPr="001677B5">
              <w:rPr>
                <w:b/>
              </w:rPr>
              <w:t>Type d’objet</w:t>
            </w:r>
          </w:p>
        </w:tc>
        <w:tc>
          <w:tcPr>
            <w:tcW w:w="3070" w:type="dxa"/>
          </w:tcPr>
          <w:p w14:paraId="39C81D03" w14:textId="7DC742AD" w:rsidR="00E1333D" w:rsidRPr="001677B5" w:rsidRDefault="00E1333D" w:rsidP="00E1333D">
            <w:pPr>
              <w:rPr>
                <w:b/>
              </w:rPr>
            </w:pPr>
            <w:r w:rsidRPr="001677B5">
              <w:rPr>
                <w:b/>
              </w:rPr>
              <w:t>Dénomination DSF</w:t>
            </w:r>
          </w:p>
        </w:tc>
        <w:tc>
          <w:tcPr>
            <w:tcW w:w="3070" w:type="dxa"/>
          </w:tcPr>
          <w:p w14:paraId="4D0DBBDA" w14:textId="027E9310" w:rsidR="00E1333D" w:rsidRPr="001677B5" w:rsidRDefault="00E1333D" w:rsidP="00574DC9">
            <w:pPr>
              <w:rPr>
                <w:b/>
              </w:rPr>
            </w:pPr>
            <w:r w:rsidRPr="001677B5">
              <w:rPr>
                <w:b/>
              </w:rPr>
              <w:t>Quand doivent-ils être détectés ?</w:t>
            </w:r>
          </w:p>
        </w:tc>
      </w:tr>
      <w:tr w:rsidR="00E1333D" w14:paraId="4706D6E6" w14:textId="77777777" w:rsidTr="001677B5">
        <w:tc>
          <w:tcPr>
            <w:tcW w:w="3070" w:type="dxa"/>
          </w:tcPr>
          <w:p w14:paraId="677C48CA" w14:textId="70CF9E5E" w:rsidR="00E1333D" w:rsidRDefault="00E1333D" w:rsidP="00574DC9">
            <w:r>
              <w:t xml:space="preserve">Usagers du service de TP assis ou debout dans le véhicule </w:t>
            </w:r>
          </w:p>
        </w:tc>
        <w:tc>
          <w:tcPr>
            <w:tcW w:w="3070" w:type="dxa"/>
          </w:tcPr>
          <w:p w14:paraId="260152B0" w14:textId="108F9EE6" w:rsidR="00E1333D" w:rsidRDefault="00E1333D" w:rsidP="00574DC9">
            <w:r>
              <w:t>Usagers</w:t>
            </w:r>
          </w:p>
        </w:tc>
        <w:tc>
          <w:tcPr>
            <w:tcW w:w="3070" w:type="dxa"/>
          </w:tcPr>
          <w:p w14:paraId="64136702" w14:textId="77777777" w:rsidR="00E1333D" w:rsidRDefault="00E1333D" w:rsidP="00574DC9">
            <w:pPr>
              <w:rPr>
                <w:ins w:id="36" w:author="FREMANTEAU Lionel" w:date="2018-05-02T14:34:00Z"/>
              </w:rPr>
            </w:pPr>
            <w:r>
              <w:t>Tout le temps de leur présence à bord du véhicule</w:t>
            </w:r>
            <w:ins w:id="37" w:author="FREMANTEAU Lionel" w:date="2018-05-02T14:34:00Z">
              <w:r w:rsidR="00525272">
                <w:t xml:space="preserve"> pour calculer un taux de remplissage</w:t>
              </w:r>
            </w:ins>
            <w:r w:rsidR="00442DF0">
              <w:t>.</w:t>
            </w:r>
          </w:p>
          <w:p w14:paraId="1BCDF398" w14:textId="32448BCF" w:rsidR="00525272" w:rsidRDefault="00525272" w:rsidP="00574DC9">
            <w:ins w:id="38" w:author="FREMANTEAU Lionel" w:date="2018-05-02T14:34:00Z">
              <w:r>
                <w:t>Lorsque le véhicule</w:t>
              </w:r>
            </w:ins>
            <w:ins w:id="39" w:author="FREMANTEAU Lionel" w:date="2018-05-02T14:35:00Z">
              <w:r>
                <w:t xml:space="preserve"> passe du mode </w:t>
              </w:r>
            </w:ins>
            <w:ins w:id="40" w:author="FREMANTEAU Lionel" w:date="2018-05-02T14:41:00Z">
              <w:r w:rsidR="00841F0E">
                <w:t xml:space="preserve">mission </w:t>
              </w:r>
            </w:ins>
            <w:ins w:id="41" w:author="FREMANTEAU Lionel" w:date="2018-05-02T14:35:00Z">
              <w:r>
                <w:t>commercial</w:t>
              </w:r>
            </w:ins>
            <w:ins w:id="42" w:author="FREMANTEAU Lionel" w:date="2018-05-02T14:41:00Z">
              <w:r w:rsidR="00841F0E">
                <w:t>e</w:t>
              </w:r>
            </w:ins>
            <w:ins w:id="43" w:author="FREMANTEAU Lionel" w:date="2018-05-02T14:35:00Z">
              <w:r>
                <w:t xml:space="preserve"> à </w:t>
              </w:r>
            </w:ins>
            <w:ins w:id="44" w:author="FREMANTEAU Lionel" w:date="2018-05-02T14:41:00Z">
              <w:r w:rsidR="00841F0E">
                <w:t xml:space="preserve">mission </w:t>
              </w:r>
            </w:ins>
            <w:ins w:id="45" w:author="FREMANTEAU Lionel" w:date="2018-05-02T14:35:00Z">
              <w:r>
                <w:t>non commercial</w:t>
              </w:r>
            </w:ins>
            <w:ins w:id="46" w:author="FREMANTEAU Lionel" w:date="2018-05-02T14:41:00Z">
              <w:r w:rsidR="00841F0E">
                <w:t>e</w:t>
              </w:r>
            </w:ins>
            <w:ins w:id="47" w:author="FREMANTEAU Lionel" w:date="2018-05-02T14:35:00Z">
              <w:r>
                <w:t xml:space="preserve"> pour détecter la présence </w:t>
              </w:r>
            </w:ins>
            <w:ins w:id="48" w:author="FREMANTEAU Lionel" w:date="2018-05-02T14:37:00Z">
              <w:r>
                <w:t xml:space="preserve">non souhaitée </w:t>
              </w:r>
            </w:ins>
            <w:ins w:id="49" w:author="FREMANTEAU Lionel" w:date="2018-05-02T14:35:00Z">
              <w:r>
                <w:t>d’usager</w:t>
              </w:r>
            </w:ins>
          </w:p>
        </w:tc>
      </w:tr>
      <w:tr w:rsidR="00E1333D" w14:paraId="67D52484" w14:textId="77777777" w:rsidTr="001677B5">
        <w:tc>
          <w:tcPr>
            <w:tcW w:w="3070" w:type="dxa"/>
          </w:tcPr>
          <w:p w14:paraId="6C6F16BC" w14:textId="3FAC6F3F" w:rsidR="00E1333D" w:rsidRDefault="00E1333D" w:rsidP="00574DC9">
            <w:r>
              <w:t>Bagages et tout objet</w:t>
            </w:r>
            <w:del w:id="50" w:author="FREMANTEAU Lionel" w:date="2018-05-02T14:39:00Z">
              <w:r w:rsidDel="00525272">
                <w:delText>s</w:delText>
              </w:r>
            </w:del>
            <w:r>
              <w:t xml:space="preserve"> </w:t>
            </w:r>
            <w:r w:rsidR="001677B5">
              <w:t>de contenance (sac de course, sac poubelle, …)</w:t>
            </w:r>
          </w:p>
        </w:tc>
        <w:tc>
          <w:tcPr>
            <w:tcW w:w="3070" w:type="dxa"/>
          </w:tcPr>
          <w:p w14:paraId="7CC81AB0" w14:textId="55348C44" w:rsidR="00E1333D" w:rsidRDefault="001677B5" w:rsidP="00574DC9">
            <w:r>
              <w:t>Bagages</w:t>
            </w:r>
          </w:p>
        </w:tc>
        <w:tc>
          <w:tcPr>
            <w:tcW w:w="3070" w:type="dxa"/>
          </w:tcPr>
          <w:p w14:paraId="23B4BD76" w14:textId="074B77F7" w:rsidR="00E1333D" w:rsidRDefault="001677B5" w:rsidP="00574DC9">
            <w:commentRangeStart w:id="51"/>
            <w:r>
              <w:t>Tout le temps de leur présence à bord du véhicule</w:t>
            </w:r>
            <w:r w:rsidR="00442DF0">
              <w:t>.</w:t>
            </w:r>
            <w:commentRangeEnd w:id="51"/>
            <w:r w:rsidR="00525272">
              <w:rPr>
                <w:rStyle w:val="Marquedecommentaire"/>
              </w:rPr>
              <w:commentReference w:id="51"/>
            </w:r>
          </w:p>
        </w:tc>
      </w:tr>
      <w:tr w:rsidR="00E1333D" w14:paraId="26F08566" w14:textId="77777777" w:rsidTr="001677B5">
        <w:tc>
          <w:tcPr>
            <w:tcW w:w="3070" w:type="dxa"/>
          </w:tcPr>
          <w:p w14:paraId="76E6D52F" w14:textId="6C3FACFF" w:rsidR="00E1333D" w:rsidRDefault="001677B5" w:rsidP="00574DC9">
            <w:r>
              <w:t>Tout objet</w:t>
            </w:r>
            <w:del w:id="52" w:author="FREMANTEAU Lionel" w:date="2018-05-02T14:32:00Z">
              <w:r w:rsidDel="00525272">
                <w:delText>s</w:delText>
              </w:r>
            </w:del>
            <w:r>
              <w:t xml:space="preserve"> susceptible</w:t>
            </w:r>
            <w:del w:id="53" w:author="FREMANTEAU Lionel" w:date="2018-05-02T14:33:00Z">
              <w:r w:rsidDel="00525272">
                <w:delText>s</w:delText>
              </w:r>
            </w:del>
            <w:r>
              <w:t xml:space="preserve"> d’être abandonné</w:t>
            </w:r>
            <w:del w:id="54" w:author="FREMANTEAU Lionel" w:date="2018-05-02T14:33:00Z">
              <w:r w:rsidDel="00525272">
                <w:delText>s</w:delText>
              </w:r>
            </w:del>
            <w:r>
              <w:t xml:space="preserve"> à bord du véhicule</w:t>
            </w:r>
          </w:p>
        </w:tc>
        <w:tc>
          <w:tcPr>
            <w:tcW w:w="3070" w:type="dxa"/>
          </w:tcPr>
          <w:p w14:paraId="108D683C" w14:textId="61DCAB6B" w:rsidR="00E1333D" w:rsidRDefault="001677B5" w:rsidP="00574DC9">
            <w:r>
              <w:t>Objets abandonnés</w:t>
            </w:r>
          </w:p>
        </w:tc>
        <w:tc>
          <w:tcPr>
            <w:tcW w:w="3070" w:type="dxa"/>
          </w:tcPr>
          <w:p w14:paraId="1BE47887" w14:textId="3CF4D4D8" w:rsidR="007D7BB2" w:rsidRDefault="001677B5" w:rsidP="001677B5">
            <w:r>
              <w:t xml:space="preserve">Lorsque le véhicule arrive en fin de ligne et s’apprête </w:t>
            </w:r>
            <w:commentRangeStart w:id="55"/>
            <w:r>
              <w:t>soit à passer</w:t>
            </w:r>
            <w:commentRangeEnd w:id="55"/>
            <w:r w:rsidR="00525272">
              <w:rPr>
                <w:rStyle w:val="Marquedecommentaire"/>
              </w:rPr>
              <w:commentReference w:id="55"/>
            </w:r>
            <w:r>
              <w:t xml:space="preserve"> soit à commencer un nouveau voyage, soit à retourner au garage</w:t>
            </w:r>
            <w:r>
              <w:rPr>
                <w:rStyle w:val="Appelnotedebasdep"/>
              </w:rPr>
              <w:footnoteReference w:id="1"/>
            </w:r>
            <w:r>
              <w:t xml:space="preserve">. </w:t>
            </w:r>
          </w:p>
        </w:tc>
      </w:tr>
    </w:tbl>
    <w:p w14:paraId="17963C16" w14:textId="0FA180D4" w:rsidR="007D7BB2" w:rsidRDefault="007D7BB2" w:rsidP="007D7BB2">
      <w:pPr>
        <w:jc w:val="center"/>
      </w:pPr>
      <w:r>
        <w:t>Tableau n°</w:t>
      </w:r>
      <w:fldSimple w:instr=" SEQ Tableau \* ARABIC ">
        <w:r>
          <w:rPr>
            <w:noProof/>
          </w:rPr>
          <w:t>3</w:t>
        </w:r>
      </w:fldSimple>
      <w:r>
        <w:t xml:space="preserve"> – Description des catégories d’objets à détecter et identifier</w:t>
      </w:r>
    </w:p>
    <w:p w14:paraId="41D7EB74" w14:textId="77777777" w:rsidR="007D7BB2" w:rsidRDefault="007D7BB2" w:rsidP="007D7BB2">
      <w:pPr>
        <w:jc w:val="center"/>
      </w:pPr>
    </w:p>
    <w:p w14:paraId="4FDBFF38" w14:textId="6DBBD42F" w:rsidR="00E1333D" w:rsidRDefault="00442DF0" w:rsidP="00574DC9">
      <w:r>
        <w:t>Dans la suite de ce document, ces différentes catégories d’objets seront appelées par leur dénomination DSF dans un souci de simplification.</w:t>
      </w:r>
    </w:p>
    <w:p w14:paraId="76572B3C" w14:textId="77777777" w:rsidR="009B63F3" w:rsidRDefault="009B63F3" w:rsidP="00574DC9"/>
    <w:p w14:paraId="092292BD" w14:textId="77777777" w:rsidR="009B63F3" w:rsidRDefault="009B63F3" w:rsidP="00574DC9"/>
    <w:p w14:paraId="66645D90" w14:textId="77777777" w:rsidR="00442DF0" w:rsidRDefault="00442DF0">
      <w:pPr>
        <w:spacing w:before="0" w:after="0"/>
        <w:jc w:val="left"/>
        <w:rPr>
          <w:color w:val="FF6600"/>
          <w:sz w:val="32"/>
          <w:szCs w:val="32"/>
        </w:rPr>
      </w:pPr>
      <w:bookmarkStart w:id="56" w:name="_Mail_de_confirmation"/>
      <w:bookmarkEnd w:id="56"/>
      <w:r>
        <w:br w:type="page"/>
      </w:r>
    </w:p>
    <w:p w14:paraId="4FD15EFB" w14:textId="59C7F08E" w:rsidR="008F5029" w:rsidRDefault="00AE13A3" w:rsidP="00AE13A3">
      <w:pPr>
        <w:pStyle w:val="Titre2"/>
      </w:pPr>
      <w:bookmarkStart w:id="57" w:name="_Toc513023525"/>
      <w:r>
        <w:lastRenderedPageBreak/>
        <w:t>Véhicule</w:t>
      </w:r>
      <w:bookmarkEnd w:id="57"/>
    </w:p>
    <w:p w14:paraId="7C7D0C92" w14:textId="640E7D5C" w:rsidR="00AE13A3" w:rsidRDefault="00AE13A3" w:rsidP="00AE13A3">
      <w:r>
        <w:t>L’algorithme fonctionne dans tout véhicule de transport public</w:t>
      </w:r>
      <w:r w:rsidR="007D7BB2">
        <w:t xml:space="preserve"> (TP)</w:t>
      </w:r>
      <w:r>
        <w:t>, qu’il s’agisse d’un bus/trolleybus, d’un métro, d’un tram</w:t>
      </w:r>
      <w:r w:rsidR="00343517">
        <w:t>way</w:t>
      </w:r>
      <w:r>
        <w:t xml:space="preserve"> ou d’un train. </w:t>
      </w:r>
      <w:r w:rsidR="007D7BB2">
        <w:t>Un</w:t>
      </w:r>
      <w:r w:rsidR="00130851">
        <w:t xml:space="preserve"> véhicule peut être formé de plusieurs </w:t>
      </w:r>
      <w:commentRangeStart w:id="58"/>
      <w:r w:rsidR="00130851">
        <w:t>wagons</w:t>
      </w:r>
      <w:commentRangeEnd w:id="58"/>
      <w:r w:rsidR="00841F0E">
        <w:rPr>
          <w:rStyle w:val="Marquedecommentaire"/>
        </w:rPr>
        <w:commentReference w:id="58"/>
      </w:r>
      <w:r w:rsidR="00130851">
        <w:t>.</w:t>
      </w:r>
    </w:p>
    <w:p w14:paraId="217A57B9" w14:textId="77777777" w:rsidR="00AE5B6D" w:rsidRDefault="00AE5B6D" w:rsidP="00AE13A3"/>
    <w:p w14:paraId="6D8406EE" w14:textId="690A3544" w:rsidR="00AE5B6D" w:rsidRDefault="00AE5B6D" w:rsidP="00AE5B6D">
      <w:pPr>
        <w:jc w:val="center"/>
      </w:pPr>
      <w:r>
        <w:rPr>
          <w:noProof/>
        </w:rPr>
        <w:drawing>
          <wp:inline distT="0" distB="0" distL="0" distR="0" wp14:anchorId="1B5073C1" wp14:editId="04E1BB95">
            <wp:extent cx="4581525" cy="3655020"/>
            <wp:effectExtent l="57150" t="57150" r="104775" b="117475"/>
            <wp:docPr id="244" name="Image 244" descr="C:\Users\HZSG9792\Documents\Stage-Marie\Spécifications fonctionnelles\Figures DSF\UC_véhic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ZSG9792\Documents\Stage-Marie\Spécifications fonctionnelles\Figures DSF\UC_véhicul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298" r="5464" b="5495"/>
                    <a:stretch/>
                  </pic:blipFill>
                  <pic:spPr bwMode="auto">
                    <a:xfrm>
                      <a:off x="0" y="0"/>
                      <a:ext cx="4581525" cy="3655020"/>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AF68166" w14:textId="076E102B" w:rsidR="00AE5B6D" w:rsidRPr="008E3983" w:rsidRDefault="00AE5B6D" w:rsidP="00A57CD9">
      <w:pPr>
        <w:jc w:val="center"/>
      </w:pPr>
      <w:bookmarkStart w:id="59" w:name="_Toc512509576"/>
      <w:r>
        <w:t xml:space="preserve">Figure </w:t>
      </w:r>
      <w:r w:rsidR="00A57CD9">
        <w:t>n°</w:t>
      </w:r>
      <w:fldSimple w:instr=" SEQ Figure \* ARABIC ">
        <w:r w:rsidR="00B954E7">
          <w:rPr>
            <w:noProof/>
          </w:rPr>
          <w:t>2</w:t>
        </w:r>
      </w:fldSimple>
      <w:r>
        <w:t xml:space="preserve"> - Les </w:t>
      </w:r>
      <w:r w:rsidR="00FC1CB9">
        <w:t>types de véhicules observables</w:t>
      </w:r>
      <w:bookmarkEnd w:id="59"/>
    </w:p>
    <w:p w14:paraId="44A938D8" w14:textId="77777777" w:rsidR="00AE5B6D" w:rsidRDefault="00AE5B6D" w:rsidP="00AE5B6D">
      <w:pPr>
        <w:jc w:val="center"/>
      </w:pPr>
    </w:p>
    <w:p w14:paraId="5893501C" w14:textId="267534BD" w:rsidR="00507484" w:rsidRDefault="00A57CD9" w:rsidP="00A57CD9">
      <w:r>
        <w:t xml:space="preserve">La solution prend en compte ces caractéristiques </w:t>
      </w:r>
      <w:r w:rsidR="00293F80">
        <w:t xml:space="preserve">et détecte les objets quel que soit le type de véhicule, quel que soit le nombre de wagons le composant. </w:t>
      </w:r>
    </w:p>
    <w:p w14:paraId="7F2ED11B" w14:textId="3530FBF8" w:rsidR="00264CFE" w:rsidRDefault="00264CFE" w:rsidP="00A57CD9">
      <w:r>
        <w:t xml:space="preserve">Un véhicule est caractérisé par un certain nombre de propriétés, décrites par les attributs suivants : </w:t>
      </w:r>
    </w:p>
    <w:p w14:paraId="5E77CE44" w14:textId="6C0C4AF3" w:rsidR="00264CFE" w:rsidRDefault="00A1416F" w:rsidP="00230872">
      <w:pPr>
        <w:pStyle w:val="Paragraphedeliste"/>
        <w:numPr>
          <w:ilvl w:val="0"/>
          <w:numId w:val="8"/>
        </w:numPr>
      </w:pPr>
      <w:r>
        <w:t>Son identifiant</w:t>
      </w:r>
      <w:r w:rsidR="00506BD5">
        <w:t xml:space="preserve"> unique</w:t>
      </w:r>
      <w:r>
        <w:t>,</w:t>
      </w:r>
    </w:p>
    <w:p w14:paraId="6F3A0F53" w14:textId="150DE407" w:rsidR="00264CFE" w:rsidRDefault="00A1416F" w:rsidP="00230872">
      <w:pPr>
        <w:pStyle w:val="Paragraphedeliste"/>
        <w:numPr>
          <w:ilvl w:val="0"/>
          <w:numId w:val="8"/>
        </w:numPr>
      </w:pPr>
      <w:r>
        <w:t>L’</w:t>
      </w:r>
      <w:r w:rsidR="00264CFE">
        <w:t xml:space="preserve">identifiant de la ligne </w:t>
      </w:r>
      <w:r>
        <w:t>sur laquelle le véhicule circule</w:t>
      </w:r>
      <w:r w:rsidR="00506BD5">
        <w:t xml:space="preserve"> </w:t>
      </w:r>
      <w:ins w:id="60" w:author="FREMANTEAU Lionel" w:date="2018-05-02T14:40:00Z">
        <w:r w:rsidR="00841F0E">
          <w:t>(mode mission commerciale)</w:t>
        </w:r>
      </w:ins>
      <w:r w:rsidR="00264CFE">
        <w:t>,</w:t>
      </w:r>
    </w:p>
    <w:p w14:paraId="0C90C195" w14:textId="377D9CFB" w:rsidR="00264CFE" w:rsidRDefault="00264CFE" w:rsidP="00230872">
      <w:pPr>
        <w:pStyle w:val="Paragraphedeliste"/>
        <w:numPr>
          <w:ilvl w:val="0"/>
          <w:numId w:val="8"/>
        </w:numPr>
      </w:pPr>
      <w:r>
        <w:t>La date et heure</w:t>
      </w:r>
      <w:r w:rsidR="00A1416F">
        <w:t xml:space="preserve"> de départ théorique du terminus</w:t>
      </w:r>
      <w:ins w:id="61" w:author="FREMANTEAU Lionel" w:date="2018-05-02T14:42:00Z">
        <w:r w:rsidR="00841F0E">
          <w:t xml:space="preserve"> A</w:t>
        </w:r>
      </w:ins>
      <w:r>
        <w:t>,</w:t>
      </w:r>
    </w:p>
    <w:p w14:paraId="106AA947" w14:textId="68FC1C34" w:rsidR="00264CFE" w:rsidRDefault="00264CFE" w:rsidP="00230872">
      <w:pPr>
        <w:pStyle w:val="Paragraphedeliste"/>
        <w:numPr>
          <w:ilvl w:val="0"/>
          <w:numId w:val="8"/>
        </w:numPr>
      </w:pPr>
      <w:r>
        <w:t>La date et heure</w:t>
      </w:r>
      <w:r w:rsidR="00A1416F">
        <w:t xml:space="preserve"> d’arrivée théorique au terminus</w:t>
      </w:r>
      <w:ins w:id="62" w:author="FREMANTEAU Lionel" w:date="2018-05-02T14:42:00Z">
        <w:r w:rsidR="00841F0E">
          <w:t xml:space="preserve"> B</w:t>
        </w:r>
      </w:ins>
      <w:r>
        <w:t>,</w:t>
      </w:r>
    </w:p>
    <w:p w14:paraId="28350A1E" w14:textId="2AD2DA9F" w:rsidR="00A1416F" w:rsidRDefault="00A1416F" w:rsidP="00230872">
      <w:pPr>
        <w:pStyle w:val="Paragraphedeliste"/>
        <w:numPr>
          <w:ilvl w:val="0"/>
          <w:numId w:val="8"/>
        </w:numPr>
      </w:pPr>
      <w:r>
        <w:t>Une capacité maximale d’usagers</w:t>
      </w:r>
      <w:ins w:id="63" w:author="FREMANTEAU Lionel" w:date="2018-05-02T14:42:00Z">
        <w:r w:rsidR="00841F0E">
          <w:t xml:space="preserve"> (pour chaque wagon)</w:t>
        </w:r>
      </w:ins>
      <w:r>
        <w:t>,</w:t>
      </w:r>
    </w:p>
    <w:p w14:paraId="15D1EF47" w14:textId="602312A8" w:rsidR="00A1416F" w:rsidRDefault="00A1416F" w:rsidP="00230872">
      <w:pPr>
        <w:pStyle w:val="Paragraphedeliste"/>
        <w:numPr>
          <w:ilvl w:val="0"/>
          <w:numId w:val="8"/>
        </w:numPr>
      </w:pPr>
      <w:r>
        <w:t>La nature du conducteur (humain ou automatique),</w:t>
      </w:r>
    </w:p>
    <w:p w14:paraId="5C55DA44" w14:textId="242D90FE" w:rsidR="00A1416F" w:rsidRDefault="00A1416F" w:rsidP="00230872">
      <w:pPr>
        <w:pStyle w:val="Paragraphedeliste"/>
        <w:numPr>
          <w:ilvl w:val="0"/>
          <w:numId w:val="8"/>
        </w:numPr>
      </w:pPr>
      <w:r>
        <w:t>Le mode dans lequel le véhicule se trouve actuellement</w:t>
      </w:r>
      <w:r>
        <w:rPr>
          <w:rStyle w:val="Appelnotedebasdep"/>
        </w:rPr>
        <w:footnoteReference w:id="2"/>
      </w:r>
      <w:r>
        <w:t>,</w:t>
      </w:r>
    </w:p>
    <w:p w14:paraId="693BE54A" w14:textId="44042B81" w:rsidR="00A1416F" w:rsidRDefault="00A1416F" w:rsidP="00230872">
      <w:pPr>
        <w:pStyle w:val="Paragraphedeliste"/>
        <w:numPr>
          <w:ilvl w:val="0"/>
          <w:numId w:val="8"/>
        </w:numPr>
      </w:pPr>
      <w:r>
        <w:t>Le nombre de wagons constituant ledit véhicule,</w:t>
      </w:r>
    </w:p>
    <w:p w14:paraId="475932F1" w14:textId="03201E2B" w:rsidR="00A1416F" w:rsidRDefault="00A1416F" w:rsidP="00230872">
      <w:pPr>
        <w:pStyle w:val="Paragraphedeliste"/>
        <w:numPr>
          <w:ilvl w:val="0"/>
          <w:numId w:val="8"/>
        </w:numPr>
      </w:pPr>
      <w:r>
        <w:t>Les wagons le composant.</w:t>
      </w:r>
    </w:p>
    <w:p w14:paraId="6647DEEF" w14:textId="04E78AAF" w:rsidR="00BA6D1B" w:rsidRDefault="00BA6D1B" w:rsidP="00BA6D1B">
      <w:r>
        <w:lastRenderedPageBreak/>
        <w:t xml:space="preserve">Chaque véhicule est caractérisé par une capacité maximale d’usagers, </w:t>
      </w:r>
      <w:r w:rsidR="00343517">
        <w:t xml:space="preserve">décrite comme étant la somme de la capacité maximale de chaque wagon le composant. </w:t>
      </w:r>
    </w:p>
    <w:p w14:paraId="4E89F957" w14:textId="77777777" w:rsidR="00763AFE" w:rsidRDefault="00763AFE" w:rsidP="00763AFE">
      <w:pPr>
        <w:keepNext/>
        <w:jc w:val="center"/>
      </w:pPr>
      <w:commentRangeStart w:id="64"/>
      <w:r>
        <w:rPr>
          <w:noProof/>
        </w:rPr>
        <w:drawing>
          <wp:inline distT="0" distB="0" distL="0" distR="0" wp14:anchorId="33F58639" wp14:editId="701BF25B">
            <wp:extent cx="5686425" cy="2743200"/>
            <wp:effectExtent l="57150" t="57150" r="123825" b="114300"/>
            <wp:docPr id="248" name="Image 248" descr="C:\Users\HZSG9792\Documents\Stage-Marie\Spécifications fonctionnelles\Figures DSF\diagramme_uml_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ZSG9792\Documents\Stage-Marie\Spécifications fonctionnelles\Figures DSF\diagramme_uml_vehic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22"/>
                    <a:stretch/>
                  </pic:blipFill>
                  <pic:spPr bwMode="auto">
                    <a:xfrm>
                      <a:off x="0" y="0"/>
                      <a:ext cx="5686425" cy="2743200"/>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commentRangeEnd w:id="64"/>
      <w:r w:rsidR="00841F0E">
        <w:rPr>
          <w:rStyle w:val="Marquedecommentaire"/>
        </w:rPr>
        <w:commentReference w:id="64"/>
      </w:r>
    </w:p>
    <w:p w14:paraId="244BC662" w14:textId="488EFB88" w:rsidR="00763AFE" w:rsidRPr="00763AFE" w:rsidRDefault="00763AFE" w:rsidP="00763AFE">
      <w:pPr>
        <w:pStyle w:val="Lgende"/>
        <w:jc w:val="center"/>
        <w:rPr>
          <w:b w:val="0"/>
          <w:color w:val="auto"/>
          <w:sz w:val="22"/>
          <w:szCs w:val="22"/>
        </w:rPr>
      </w:pPr>
      <w:bookmarkStart w:id="65" w:name="_Toc512509577"/>
      <w:r w:rsidRPr="00763AFE">
        <w:rPr>
          <w:b w:val="0"/>
          <w:color w:val="auto"/>
          <w:sz w:val="22"/>
          <w:szCs w:val="22"/>
        </w:rPr>
        <w:t>Figure n°</w:t>
      </w:r>
      <w:r w:rsidRPr="00763AFE">
        <w:rPr>
          <w:b w:val="0"/>
          <w:color w:val="auto"/>
          <w:sz w:val="22"/>
          <w:szCs w:val="22"/>
        </w:rPr>
        <w:fldChar w:fldCharType="begin"/>
      </w:r>
      <w:r w:rsidRPr="00763AFE">
        <w:rPr>
          <w:b w:val="0"/>
          <w:color w:val="auto"/>
          <w:sz w:val="22"/>
          <w:szCs w:val="22"/>
        </w:rPr>
        <w:instrText xml:space="preserve"> SEQ Figure \* ARABIC </w:instrText>
      </w:r>
      <w:r w:rsidRPr="00763AFE">
        <w:rPr>
          <w:b w:val="0"/>
          <w:color w:val="auto"/>
          <w:sz w:val="22"/>
          <w:szCs w:val="22"/>
        </w:rPr>
        <w:fldChar w:fldCharType="separate"/>
      </w:r>
      <w:r w:rsidR="00B954E7">
        <w:rPr>
          <w:b w:val="0"/>
          <w:noProof/>
          <w:color w:val="auto"/>
          <w:sz w:val="22"/>
          <w:szCs w:val="22"/>
        </w:rPr>
        <w:t>3</w:t>
      </w:r>
      <w:r w:rsidRPr="00763AFE">
        <w:rPr>
          <w:b w:val="0"/>
          <w:color w:val="auto"/>
          <w:sz w:val="22"/>
          <w:szCs w:val="22"/>
        </w:rPr>
        <w:fldChar w:fldCharType="end"/>
      </w:r>
      <w:r w:rsidRPr="00763AFE">
        <w:rPr>
          <w:b w:val="0"/>
          <w:color w:val="auto"/>
          <w:sz w:val="22"/>
          <w:szCs w:val="22"/>
        </w:rPr>
        <w:t xml:space="preserve"> – Composition détaillée des éléments composant un véhicule</w:t>
      </w:r>
      <w:bookmarkEnd w:id="65"/>
    </w:p>
    <w:p w14:paraId="339A0D50" w14:textId="77777777" w:rsidR="00763AFE" w:rsidRDefault="00763AFE" w:rsidP="00BA6D1B"/>
    <w:p w14:paraId="72531179" w14:textId="73043B75" w:rsidR="001F7731" w:rsidRDefault="001F7731" w:rsidP="001F7731">
      <w:pPr>
        <w:pStyle w:val="Titre3"/>
      </w:pPr>
      <w:bookmarkStart w:id="66" w:name="_Toc513023526"/>
      <w:r>
        <w:t>Wagon</w:t>
      </w:r>
      <w:bookmarkEnd w:id="66"/>
    </w:p>
    <w:p w14:paraId="69FD1A0C" w14:textId="4EAEE91F" w:rsidR="00BA6D1B" w:rsidRDefault="00763AFE" w:rsidP="00BA6D1B">
      <w:r>
        <w:t xml:space="preserve">Les wagons composant le véhicule peuvent comporter </w:t>
      </w:r>
      <w:r w:rsidR="00343517">
        <w:t xml:space="preserve">jusqu’à N </w:t>
      </w:r>
      <w:r>
        <w:t>caméras de surveillance</w:t>
      </w:r>
      <w:r w:rsidR="00343517">
        <w:t xml:space="preserve"> </w:t>
      </w:r>
      <w:r w:rsidR="00DD5B7C">
        <w:t xml:space="preserve">chacun </w:t>
      </w:r>
      <w:r w:rsidR="00343517">
        <w:t>(par défaut, N = 3)</w:t>
      </w:r>
      <w:r>
        <w:t xml:space="preserve">. Le nombre d’usagers détectés dans un véhicule est donc la somme des personnes détectées par chaque caméra de chaque wagon, </w:t>
      </w:r>
      <w:r w:rsidR="00343517">
        <w:t xml:space="preserve">en </w:t>
      </w:r>
      <w:r w:rsidR="007D7BB2">
        <w:t>excluant</w:t>
      </w:r>
      <w:r w:rsidR="00343517">
        <w:t xml:space="preserve"> le potentiel recoupement des caméras</w:t>
      </w:r>
      <w:r>
        <w:t xml:space="preserve">. </w:t>
      </w:r>
      <w:r w:rsidR="00DD5B7C">
        <w:t>S’il y a recoupement</w:t>
      </w:r>
      <w:r w:rsidR="00FA5FD3">
        <w:t>, alors il faudra appliquer un algorithme pour retrancher les doublons</w:t>
      </w:r>
      <w:r w:rsidR="000B0127">
        <w:t xml:space="preserve"> </w:t>
      </w:r>
      <w:r w:rsidR="00FA5FD3">
        <w:t xml:space="preserve">du nombre d’usagers et de bagages détectés par wagon. </w:t>
      </w:r>
    </w:p>
    <w:p w14:paraId="2F9BE520" w14:textId="77777777" w:rsidR="001E12FD" w:rsidRDefault="001E12FD" w:rsidP="001E12FD">
      <w:pPr>
        <w:keepNext/>
        <w:jc w:val="center"/>
      </w:pPr>
      <w:r>
        <w:rPr>
          <w:noProof/>
        </w:rPr>
        <w:drawing>
          <wp:inline distT="0" distB="0" distL="0" distR="0" wp14:anchorId="3BD6C4B3" wp14:editId="55670CB0">
            <wp:extent cx="4543425" cy="2102742"/>
            <wp:effectExtent l="57150" t="57150" r="104775" b="107315"/>
            <wp:docPr id="1" name="Image 1" descr="C:\Users\HZSG9792\Documents\Stage-Marie\Spécifications fonctionnelles\Figures DSF\recoupement camé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recoupement camér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2102742"/>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2EA6E2" w14:textId="41ABF9EE" w:rsidR="00763AFE" w:rsidRDefault="001E12FD" w:rsidP="001E12FD">
      <w:pPr>
        <w:pStyle w:val="Lgende"/>
        <w:jc w:val="center"/>
        <w:rPr>
          <w:b w:val="0"/>
          <w:color w:val="auto"/>
          <w:sz w:val="22"/>
          <w:szCs w:val="22"/>
        </w:rPr>
      </w:pPr>
      <w:bookmarkStart w:id="67" w:name="_Toc512509578"/>
      <w:r w:rsidRPr="001E12FD">
        <w:rPr>
          <w:b w:val="0"/>
          <w:color w:val="auto"/>
          <w:sz w:val="22"/>
          <w:szCs w:val="22"/>
        </w:rPr>
        <w:t>Figure n°</w:t>
      </w:r>
      <w:r w:rsidRPr="001E12FD">
        <w:rPr>
          <w:b w:val="0"/>
          <w:color w:val="auto"/>
          <w:sz w:val="22"/>
          <w:szCs w:val="22"/>
        </w:rPr>
        <w:fldChar w:fldCharType="begin"/>
      </w:r>
      <w:r w:rsidRPr="001E12FD">
        <w:rPr>
          <w:b w:val="0"/>
          <w:color w:val="auto"/>
          <w:sz w:val="22"/>
          <w:szCs w:val="22"/>
        </w:rPr>
        <w:instrText xml:space="preserve"> SEQ Figure \* ARABIC </w:instrText>
      </w:r>
      <w:r w:rsidRPr="001E12FD">
        <w:rPr>
          <w:b w:val="0"/>
          <w:color w:val="auto"/>
          <w:sz w:val="22"/>
          <w:szCs w:val="22"/>
        </w:rPr>
        <w:fldChar w:fldCharType="separate"/>
      </w:r>
      <w:r w:rsidR="00B954E7">
        <w:rPr>
          <w:b w:val="0"/>
          <w:noProof/>
          <w:color w:val="auto"/>
          <w:sz w:val="22"/>
          <w:szCs w:val="22"/>
        </w:rPr>
        <w:t>4</w:t>
      </w:r>
      <w:r w:rsidRPr="001E12FD">
        <w:rPr>
          <w:b w:val="0"/>
          <w:color w:val="auto"/>
          <w:sz w:val="22"/>
          <w:szCs w:val="22"/>
        </w:rPr>
        <w:fldChar w:fldCharType="end"/>
      </w:r>
      <w:r w:rsidRPr="001E12FD">
        <w:rPr>
          <w:b w:val="0"/>
          <w:color w:val="auto"/>
          <w:sz w:val="22"/>
          <w:szCs w:val="22"/>
        </w:rPr>
        <w:t xml:space="preserve"> – Illustration du recoupement des faisceaux des caméras de surveillance</w:t>
      </w:r>
      <w:bookmarkEnd w:id="67"/>
    </w:p>
    <w:p w14:paraId="108DD712" w14:textId="77777777" w:rsidR="002F55CF" w:rsidRDefault="002F55CF" w:rsidP="002F55CF">
      <w:pPr>
        <w:keepNext/>
        <w:jc w:val="center"/>
      </w:pPr>
      <w:r>
        <w:rPr>
          <w:noProof/>
        </w:rPr>
        <w:lastRenderedPageBreak/>
        <w:drawing>
          <wp:inline distT="0" distB="0" distL="0" distR="0" wp14:anchorId="2F1A5502" wp14:editId="067E768F">
            <wp:extent cx="3810000" cy="1747302"/>
            <wp:effectExtent l="0" t="0" r="0" b="5715"/>
            <wp:docPr id="4" name="Image 4" descr="C:\Users\HZSG9792\Documents\Stage-Marie\Spécifications fonctionnelles\Figures DSF\recoupement camér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recoupement caméras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0000" cy="1747302"/>
                    </a:xfrm>
                    <a:prstGeom prst="rect">
                      <a:avLst/>
                    </a:prstGeom>
                    <a:noFill/>
                    <a:ln>
                      <a:noFill/>
                    </a:ln>
                  </pic:spPr>
                </pic:pic>
              </a:graphicData>
            </a:graphic>
          </wp:inline>
        </w:drawing>
      </w:r>
    </w:p>
    <w:p w14:paraId="3A0FFB26" w14:textId="1DB5994D" w:rsidR="002F55CF" w:rsidRDefault="002F55CF" w:rsidP="002F55CF">
      <w:pPr>
        <w:jc w:val="center"/>
      </w:pPr>
      <w:bookmarkStart w:id="68" w:name="_Toc512509579"/>
      <w:r>
        <w:t>Figure n°</w:t>
      </w:r>
      <w:fldSimple w:instr=" SEQ Figure \* ARABIC ">
        <w:r w:rsidR="00B954E7">
          <w:rPr>
            <w:noProof/>
          </w:rPr>
          <w:t>5</w:t>
        </w:r>
      </w:fldSimple>
      <w:r>
        <w:t xml:space="preserve"> – Recoupement des caméras de surveillance</w:t>
      </w:r>
      <w:bookmarkEnd w:id="68"/>
    </w:p>
    <w:p w14:paraId="3C970EF0" w14:textId="77777777" w:rsidR="002F55CF" w:rsidRPr="002F55CF" w:rsidRDefault="002F55CF" w:rsidP="002F55CF">
      <w:pPr>
        <w:jc w:val="center"/>
      </w:pPr>
    </w:p>
    <w:p w14:paraId="5AC6D1FF" w14:textId="26F6024F" w:rsidR="002F55CF" w:rsidRDefault="002F55CF" w:rsidP="00343517">
      <w:r>
        <w:t>Considérant l’illustration ci-dessus, on peut exprimer le nombre de personnes détectées dans l’ensemble du véhicule avec la formulation suivante :</w:t>
      </w:r>
    </w:p>
    <w:p w14:paraId="22780575" w14:textId="3BB71716" w:rsidR="00343517" w:rsidRPr="002F55CF" w:rsidRDefault="00343517" w:rsidP="00343517">
      <m:oMathPara>
        <m:oMath>
          <m:r>
            <w:rPr>
              <w:rFonts w:ascii="Cambria Math" w:hAnsi="Cambria Math"/>
            </w:rPr>
            <m:t xml:space="preserve">D= </m:t>
          </m:r>
          <m:nary>
            <m:naryPr>
              <m:chr m:val="∑"/>
              <m:limLoc m:val="undOvr"/>
              <m:ctrlPr>
                <w:rPr>
                  <w:rFonts w:ascii="Cambria Math" w:hAnsi="Cambria Math"/>
                  <w:i/>
                </w:rPr>
              </m:ctrlPr>
            </m:naryPr>
            <m:sub>
              <m:r>
                <w:rPr>
                  <w:rFonts w:ascii="Cambria Math" w:hAnsi="Cambria Math"/>
                </w:rPr>
                <m:t>w=1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w3</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23</m:t>
                          </m:r>
                        </m:sub>
                      </m:sSub>
                    </m:e>
                  </m:d>
                </m:e>
              </m:d>
            </m:e>
          </m:nary>
          <m:r>
            <w:rPr>
              <w:rFonts w:ascii="Cambria Math" w:hAnsi="Cambria Math"/>
            </w:rPr>
            <m:t xml:space="preserve"> </m:t>
          </m:r>
        </m:oMath>
      </m:oMathPara>
    </w:p>
    <w:p w14:paraId="46C36332" w14:textId="17F044F7" w:rsidR="002F55CF" w:rsidRPr="002F55CF" w:rsidRDefault="002F55CF" w:rsidP="00343517">
      <w:pPr>
        <w:rPr>
          <w:rFonts w:ascii="Helvetica 55 Roman" w:hAnsi="Helvetica 55 Roman"/>
        </w:rPr>
      </w:pPr>
      <w:r>
        <w:t xml:space="preserve">où </w:t>
      </w:r>
      <w:r w:rsidR="00DD5B7C">
        <w:t xml:space="preserve">M désigne le nombre de wagons composant le véhicule, </w:t>
      </w:r>
      <w:proofErr w:type="spellStart"/>
      <w:r>
        <w:t>D</w:t>
      </w:r>
      <w:r w:rsidRPr="002F55CF">
        <w:rPr>
          <w:vertAlign w:val="subscript"/>
        </w:rPr>
        <w:t>wi</w:t>
      </w:r>
      <w:proofErr w:type="spellEnd"/>
      <w:r>
        <w:rPr>
          <w:vertAlign w:val="subscript"/>
        </w:rPr>
        <w:t xml:space="preserve"> </w:t>
      </w:r>
      <w:r>
        <w:t xml:space="preserve">est le nombre de personnes détectées dans l’image fournie par la caméra </w:t>
      </w:r>
      <w:r w:rsidRPr="008017A5">
        <w:rPr>
          <w:i/>
        </w:rPr>
        <w:t>i</w:t>
      </w:r>
      <w:r>
        <w:t xml:space="preserve"> dans le wagon </w:t>
      </w:r>
      <w:r w:rsidRPr="008017A5">
        <w:rPr>
          <w:i/>
        </w:rPr>
        <w:t>w</w:t>
      </w:r>
      <w:r>
        <w:t xml:space="preserve">, et </w:t>
      </w:r>
      <w:proofErr w:type="spellStart"/>
      <w:r>
        <w:rPr>
          <w:rFonts w:ascii="Cambria" w:hAnsi="Cambria"/>
        </w:rPr>
        <w:t>σ</w:t>
      </w:r>
      <w:r>
        <w:rPr>
          <w:rFonts w:ascii="Cambria" w:hAnsi="Cambria"/>
          <w:vertAlign w:val="subscript"/>
        </w:rPr>
        <w:t>ij</w:t>
      </w:r>
      <w:proofErr w:type="spellEnd"/>
      <w:r>
        <w:rPr>
          <w:rFonts w:ascii="Cambria" w:hAnsi="Cambria"/>
          <w:vertAlign w:val="subscript"/>
        </w:rPr>
        <w:t xml:space="preserve"> </w:t>
      </w:r>
      <w:r w:rsidRPr="002F55CF">
        <w:t xml:space="preserve">désigne </w:t>
      </w:r>
      <w:r w:rsidR="008017A5">
        <w:t xml:space="preserve">la surface de recoupement des caméras </w:t>
      </w:r>
      <w:r w:rsidR="008017A5" w:rsidRPr="008017A5">
        <w:rPr>
          <w:i/>
        </w:rPr>
        <w:t>i</w:t>
      </w:r>
      <w:r w:rsidR="008017A5">
        <w:t xml:space="preserve"> et </w:t>
      </w:r>
      <w:r w:rsidR="008017A5" w:rsidRPr="008017A5">
        <w:rPr>
          <w:i/>
        </w:rPr>
        <w:t>j</w:t>
      </w:r>
      <w:r w:rsidR="008017A5">
        <w:t>.</w:t>
      </w:r>
    </w:p>
    <w:p w14:paraId="0469E055" w14:textId="4715B8A0" w:rsidR="001F7731" w:rsidRDefault="001F7731" w:rsidP="001F7731">
      <w:pPr>
        <w:pStyle w:val="Titre3"/>
      </w:pPr>
      <w:bookmarkStart w:id="69" w:name="_Toc513023527"/>
      <w:r>
        <w:t>Caméra</w:t>
      </w:r>
      <w:bookmarkEnd w:id="69"/>
    </w:p>
    <w:p w14:paraId="44ABF64E" w14:textId="689E725B" w:rsidR="000B0127" w:rsidRPr="000B0127" w:rsidRDefault="000B0127" w:rsidP="000B0127">
      <w:r>
        <w:t xml:space="preserve">La détection des usagers et des bagages est faite à partir des images fournies par les caméras de surveillance déjà présentes dans les véhicules de transport public. La législation française </w:t>
      </w:r>
      <w:r w:rsidR="007D7BB2">
        <w:t>régule l</w:t>
      </w:r>
      <w:r>
        <w:t>es dimensions minimales d’images destinée</w:t>
      </w:r>
      <w:r w:rsidR="007D7BB2">
        <w:t>s</w:t>
      </w:r>
      <w:r>
        <w:t xml:space="preserve"> à la surveillance</w:t>
      </w:r>
      <w:r w:rsidR="001C268E">
        <w:t xml:space="preserve"> ; le projet se calque sur ces recommandations légales et nécessite des images de dimension 720 x 576px minimum. </w:t>
      </w:r>
      <w:r w:rsidR="001355AF">
        <w:t xml:space="preserve">Afin d’éviter de gaspiller des ressources, les </w:t>
      </w:r>
      <w:r w:rsidR="00E1333D">
        <w:t xml:space="preserve">dimensions des </w:t>
      </w:r>
      <w:r w:rsidR="001355AF">
        <w:t xml:space="preserve">images fournies à l’algorithme ne doivent </w:t>
      </w:r>
      <w:r w:rsidR="00E1333D">
        <w:t>pas dépasser</w:t>
      </w:r>
      <w:r w:rsidR="001355AF">
        <w:t xml:space="preserve"> 1080p. </w:t>
      </w:r>
    </w:p>
    <w:p w14:paraId="7FB88C9C" w14:textId="77777777" w:rsidR="009B63F3" w:rsidRDefault="009B63F3" w:rsidP="009B63F3"/>
    <w:p w14:paraId="2860256A" w14:textId="2375D952" w:rsidR="009B63F3" w:rsidRDefault="009B63F3" w:rsidP="009B63F3">
      <w:pPr>
        <w:pStyle w:val="Titre2"/>
      </w:pPr>
      <w:bookmarkStart w:id="70" w:name="_Toc513023528"/>
      <w:r>
        <w:t>Modes</w:t>
      </w:r>
      <w:bookmarkEnd w:id="70"/>
    </w:p>
    <w:p w14:paraId="0B882196" w14:textId="224551E2" w:rsidR="009B63F3" w:rsidRPr="009B63F3" w:rsidRDefault="009B63F3" w:rsidP="009B63F3">
      <w:pPr>
        <w:pStyle w:val="Titre3"/>
      </w:pPr>
      <w:bookmarkStart w:id="71" w:name="_Toc513023529"/>
      <w:r>
        <w:t>Définition des modes</w:t>
      </w:r>
      <w:bookmarkEnd w:id="71"/>
      <w:r>
        <w:t xml:space="preserve"> </w:t>
      </w:r>
    </w:p>
    <w:p w14:paraId="007D3550" w14:textId="77777777" w:rsidR="009B63F3" w:rsidRDefault="009B63F3" w:rsidP="009B63F3">
      <w:r>
        <w:t>Le véhicule peut se trouver en trois modes distincts. Cette distinction des modes de fonctionnement du véhicule sert principalement à réguler la détection des personnes, des bagages et objets abandonnés, c’est-à-dire que :</w:t>
      </w:r>
    </w:p>
    <w:p w14:paraId="5E72EBEB" w14:textId="219346D6" w:rsidR="009B63F3" w:rsidRDefault="009B63F3" w:rsidP="009B63F3">
      <w:pPr>
        <w:pStyle w:val="Paragraphedeliste"/>
        <w:numPr>
          <w:ilvl w:val="0"/>
          <w:numId w:val="9"/>
        </w:numPr>
      </w:pPr>
      <w:r>
        <w:t xml:space="preserve">Le mode « hors-ligne » </w:t>
      </w:r>
      <w:r w:rsidR="003D699F">
        <w:t xml:space="preserve">(HL) </w:t>
      </w:r>
      <w:r>
        <w:t xml:space="preserve">désigne les situations dans lesquelles le véhicule se trouve en garage, à l’atelier ou en parking. Il n’est pas supposé y avoir d’usagers ou de matériel à l’intérieur du véhicule et ce dernier </w:t>
      </w:r>
      <w:r w:rsidR="003D699F">
        <w:t>est à l’arrêt.</w:t>
      </w:r>
    </w:p>
    <w:p w14:paraId="79D17681" w14:textId="5ED6C32A" w:rsidR="009B63F3" w:rsidRDefault="009B63F3" w:rsidP="009B63F3">
      <w:pPr>
        <w:pStyle w:val="Paragraphedeliste"/>
        <w:numPr>
          <w:ilvl w:val="0"/>
          <w:numId w:val="9"/>
        </w:numPr>
      </w:pPr>
      <w:r>
        <w:t>Le mode « mission commerciale »</w:t>
      </w:r>
      <w:r w:rsidR="003D699F">
        <w:t xml:space="preserve"> (MC)</w:t>
      </w:r>
      <w:r>
        <w:t xml:space="preserve"> désigne les situations où le véhicule </w:t>
      </w:r>
      <w:r w:rsidR="003D699F">
        <w:t>effectue un trajet sur une ligne commerciale</w:t>
      </w:r>
      <w:r>
        <w:t xml:space="preserve"> </w:t>
      </w:r>
      <w:r w:rsidR="003D699F">
        <w:t>et</w:t>
      </w:r>
      <w:r>
        <w:t xml:space="preserve"> n’est pas sur le point d’entrer en station terminus. </w:t>
      </w:r>
      <w:r w:rsidR="003D699F">
        <w:t>En mode MC, sont détectés les usagers et les bagages.</w:t>
      </w:r>
      <w:r>
        <w:t xml:space="preserve"> </w:t>
      </w:r>
      <w:r w:rsidR="0074529C">
        <w:t>L’opérateur est simplement informé du nombre d’entités détectées.</w:t>
      </w:r>
    </w:p>
    <w:p w14:paraId="73BC19E3" w14:textId="0FD48E17" w:rsidR="009B63F3" w:rsidRDefault="009B63F3" w:rsidP="009B63F3">
      <w:pPr>
        <w:pStyle w:val="Paragraphedeliste"/>
        <w:numPr>
          <w:ilvl w:val="0"/>
          <w:numId w:val="9"/>
        </w:numPr>
      </w:pPr>
      <w:r>
        <w:lastRenderedPageBreak/>
        <w:t xml:space="preserve">Le mode « attente de mission » caractérise les moments où le véhicule s’apprête à passer soit en mode « mission commerciale », soit en mode « hors-ligne ». Lors de la transition du mode </w:t>
      </w:r>
      <w:r w:rsidR="003D699F">
        <w:t>MC</w:t>
      </w:r>
      <w:r>
        <w:t xml:space="preserve"> vers le mode </w:t>
      </w:r>
      <w:r w:rsidR="003D699F">
        <w:t>AM</w:t>
      </w:r>
      <w:r>
        <w:t xml:space="preserve">, si des usagers ou des objets sont détectés, un signal est transmis à l’opérateur en charge de l’interface pour informer du danger potentiel. L’opérateur est ainsi averti du nombre d’usagers, de bagages et d’OA restants à bord. </w:t>
      </w:r>
    </w:p>
    <w:p w14:paraId="123A1061" w14:textId="77777777" w:rsidR="009B63F3" w:rsidRDefault="009B63F3" w:rsidP="009B63F3">
      <w:pPr>
        <w:ind w:left="360"/>
      </w:pPr>
    </w:p>
    <w:p w14:paraId="589316E7" w14:textId="77777777" w:rsidR="009B63F3" w:rsidRDefault="009B63F3" w:rsidP="009B63F3">
      <w:pPr>
        <w:keepNext/>
        <w:jc w:val="center"/>
      </w:pPr>
      <w:r>
        <w:rPr>
          <w:noProof/>
        </w:rPr>
        <w:drawing>
          <wp:inline distT="0" distB="0" distL="0" distR="0" wp14:anchorId="1E9D0B20" wp14:editId="09C08F0A">
            <wp:extent cx="5762625" cy="6029325"/>
            <wp:effectExtent l="57150" t="57150" r="123825" b="123825"/>
            <wp:docPr id="5" name="Image 5" descr="C:\Users\HZSG9792\Documents\Stage-Marie\Spécifications fonctionnelles\Figures DSF\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Documents\Stage-Marie\Spécifications fonctionnelles\Figures DSF\mod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0293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DE28891" w14:textId="77777777" w:rsidR="009B63F3" w:rsidRDefault="009B63F3" w:rsidP="009B63F3">
      <w:pPr>
        <w:jc w:val="center"/>
      </w:pPr>
      <w:bookmarkStart w:id="72" w:name="_Toc512509580"/>
      <w:r>
        <w:t>Figure n°</w:t>
      </w:r>
      <w:fldSimple w:instr=" SEQ Figure \* ARABIC ">
        <w:r w:rsidR="00B954E7">
          <w:rPr>
            <w:noProof/>
          </w:rPr>
          <w:t>6</w:t>
        </w:r>
      </w:fldSimple>
      <w:r>
        <w:t xml:space="preserve"> – Déroulé classique de la détection</w:t>
      </w:r>
      <w:bookmarkEnd w:id="72"/>
    </w:p>
    <w:p w14:paraId="169DE4B1" w14:textId="0E9217E6" w:rsidR="009B63F3" w:rsidRDefault="009B63F3" w:rsidP="009B63F3">
      <w:r>
        <w:t xml:space="preserve">La séquence classique de transitions est le passage du mode </w:t>
      </w:r>
      <w:r w:rsidR="003D699F">
        <w:t>HL</w:t>
      </w:r>
      <w:r>
        <w:t xml:space="preserve"> vers le mode </w:t>
      </w:r>
      <w:r w:rsidR="003D699F">
        <w:t>MC</w:t>
      </w:r>
      <w:r>
        <w:t xml:space="preserve">, puis de ce dernier vers le mode </w:t>
      </w:r>
      <w:r w:rsidR="003D699F">
        <w:t>AM</w:t>
      </w:r>
      <w:r>
        <w:t xml:space="preserve">. Une fois en mode </w:t>
      </w:r>
      <w:r w:rsidR="003D699F">
        <w:t>AM</w:t>
      </w:r>
      <w:r>
        <w:t xml:space="preserve">, le véhicule peut soit passer en mode </w:t>
      </w:r>
      <w:r w:rsidR="003D699F">
        <w:t xml:space="preserve">HL </w:t>
      </w:r>
      <w:r>
        <w:t xml:space="preserve">(s’il va </w:t>
      </w:r>
      <w:r>
        <w:lastRenderedPageBreak/>
        <w:t xml:space="preserve">au dépôt par exemple), soit repasser en mode </w:t>
      </w:r>
      <w:r w:rsidR="003D699F">
        <w:t>MC</w:t>
      </w:r>
      <w:r>
        <w:t xml:space="preserve"> (s’il commence un nouveau voyage, que ce soit sur une ligne différente ou non). </w:t>
      </w:r>
    </w:p>
    <w:p w14:paraId="425B0EC0" w14:textId="77777777" w:rsidR="009B63F3" w:rsidRDefault="009B63F3" w:rsidP="009B63F3">
      <w:pPr>
        <w:keepNext/>
        <w:jc w:val="center"/>
      </w:pPr>
      <w:r>
        <w:rPr>
          <w:noProof/>
        </w:rPr>
        <w:drawing>
          <wp:inline distT="0" distB="0" distL="0" distR="0" wp14:anchorId="3B3C1FE4" wp14:editId="0CA03C95">
            <wp:extent cx="4127126" cy="2419350"/>
            <wp:effectExtent l="57150" t="57150" r="121285" b="114300"/>
            <wp:docPr id="3" name="Image 3" descr="C:\Users\HZSG9792\Documents\Stage-Marie\Spécifications fonctionnelles\Figures DSF\mod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Documents\Stage-Marie\Spécifications fonctionnelles\Figures DSF\modes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126" cy="241935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A51BB49" w14:textId="77777777" w:rsidR="009B63F3" w:rsidRDefault="009B63F3" w:rsidP="009B63F3">
      <w:pPr>
        <w:jc w:val="center"/>
      </w:pPr>
      <w:bookmarkStart w:id="73" w:name="_Toc512509581"/>
      <w:r>
        <w:t>Figure n°</w:t>
      </w:r>
      <w:fldSimple w:instr=" SEQ Figure \* ARABIC ">
        <w:r w:rsidR="00B954E7">
          <w:rPr>
            <w:noProof/>
          </w:rPr>
          <w:t>7</w:t>
        </w:r>
      </w:fldSimple>
      <w:r>
        <w:t xml:space="preserve"> – Diagramme de transitions entre les modes de fonctionnement du véhicule</w:t>
      </w:r>
      <w:bookmarkEnd w:id="73"/>
    </w:p>
    <w:p w14:paraId="2F7AD070" w14:textId="11BC3B50" w:rsidR="008D0F7B" w:rsidRDefault="009B63F3" w:rsidP="008D0F7B">
      <w:pPr>
        <w:pStyle w:val="Titre4"/>
      </w:pPr>
      <w:r>
        <w:t>Modes et détection</w:t>
      </w:r>
    </w:p>
    <w:p w14:paraId="7D3C24DB" w14:textId="26BC3295" w:rsidR="008D0F7B" w:rsidRPr="008D0F7B" w:rsidRDefault="009510E9" w:rsidP="008D0F7B">
      <w:r>
        <w:t>L</w:t>
      </w:r>
      <w:r w:rsidR="008D0F7B">
        <w:t>e tableau ci-dessous indique à quels moments sont détectés chaque catégorie d’objets.</w:t>
      </w:r>
    </w:p>
    <w:tbl>
      <w:tblPr>
        <w:tblStyle w:val="Grilledutableau"/>
        <w:tblW w:w="0" w:type="auto"/>
        <w:tblLook w:val="04A0" w:firstRow="1" w:lastRow="0" w:firstColumn="1" w:lastColumn="0" w:noHBand="0" w:noVBand="1"/>
      </w:tblPr>
      <w:tblGrid>
        <w:gridCol w:w="2302"/>
        <w:gridCol w:w="2302"/>
        <w:gridCol w:w="2303"/>
        <w:gridCol w:w="2303"/>
      </w:tblGrid>
      <w:tr w:rsidR="003D699F" w14:paraId="57FEF916" w14:textId="77777777" w:rsidTr="008D0F7B">
        <w:tc>
          <w:tcPr>
            <w:tcW w:w="2302" w:type="dxa"/>
            <w:tcBorders>
              <w:top w:val="single" w:sz="4" w:space="0" w:color="FF6800"/>
              <w:left w:val="single" w:sz="4" w:space="0" w:color="FF6800"/>
              <w:bottom w:val="single" w:sz="4" w:space="0" w:color="FF6800"/>
              <w:right w:val="single" w:sz="4" w:space="0" w:color="FF6800"/>
              <w:tl2br w:val="single" w:sz="4" w:space="0" w:color="FF6800"/>
            </w:tcBorders>
          </w:tcPr>
          <w:p w14:paraId="7825D5DD" w14:textId="1260D077" w:rsidR="008D0F7B" w:rsidRPr="008D0F7B" w:rsidRDefault="008D0F7B" w:rsidP="009B63F3">
            <w:r w:rsidRPr="008D0F7B">
              <w:t xml:space="preserve">                        Objet </w:t>
            </w:r>
          </w:p>
          <w:p w14:paraId="18B0EBC4" w14:textId="70FC193B" w:rsidR="003D699F" w:rsidRPr="008D0F7B" w:rsidRDefault="008D0F7B" w:rsidP="008D0F7B">
            <w:r w:rsidRPr="008D0F7B">
              <w:t xml:space="preserve">   Mode </w:t>
            </w:r>
          </w:p>
        </w:tc>
        <w:tc>
          <w:tcPr>
            <w:tcW w:w="2302" w:type="dxa"/>
            <w:tcBorders>
              <w:top w:val="single" w:sz="4" w:space="0" w:color="FF6800"/>
              <w:left w:val="single" w:sz="4" w:space="0" w:color="FF6800"/>
              <w:bottom w:val="single" w:sz="4" w:space="0" w:color="FF6800"/>
              <w:right w:val="single" w:sz="4" w:space="0" w:color="FF6800"/>
            </w:tcBorders>
            <w:vAlign w:val="center"/>
          </w:tcPr>
          <w:p w14:paraId="56517978" w14:textId="5FCD89F6" w:rsidR="003D699F" w:rsidRPr="008D0F7B" w:rsidRDefault="003D699F" w:rsidP="008D0F7B">
            <w:pPr>
              <w:jc w:val="center"/>
            </w:pPr>
            <w:r w:rsidRPr="008D0F7B">
              <w:t>Usagers</w:t>
            </w:r>
          </w:p>
        </w:tc>
        <w:tc>
          <w:tcPr>
            <w:tcW w:w="2303" w:type="dxa"/>
            <w:tcBorders>
              <w:top w:val="single" w:sz="4" w:space="0" w:color="FF6800"/>
              <w:left w:val="single" w:sz="4" w:space="0" w:color="FF6800"/>
              <w:bottom w:val="single" w:sz="4" w:space="0" w:color="FF6800"/>
              <w:right w:val="single" w:sz="4" w:space="0" w:color="FF6800"/>
            </w:tcBorders>
            <w:vAlign w:val="center"/>
          </w:tcPr>
          <w:p w14:paraId="0EADE470" w14:textId="6B329AB3" w:rsidR="003D699F" w:rsidRPr="008D0F7B" w:rsidRDefault="003D699F" w:rsidP="008D0F7B">
            <w:pPr>
              <w:jc w:val="center"/>
            </w:pPr>
            <w:r w:rsidRPr="008D0F7B">
              <w:t>Bagages</w:t>
            </w:r>
          </w:p>
        </w:tc>
        <w:tc>
          <w:tcPr>
            <w:tcW w:w="2303" w:type="dxa"/>
            <w:tcBorders>
              <w:top w:val="single" w:sz="4" w:space="0" w:color="FF6800"/>
              <w:left w:val="single" w:sz="4" w:space="0" w:color="FF6800"/>
              <w:bottom w:val="single" w:sz="4" w:space="0" w:color="FF6800"/>
              <w:right w:val="single" w:sz="4" w:space="0" w:color="FF6800"/>
            </w:tcBorders>
            <w:vAlign w:val="center"/>
          </w:tcPr>
          <w:p w14:paraId="4021491F" w14:textId="0F65BA4B" w:rsidR="003D699F" w:rsidRPr="008D0F7B" w:rsidRDefault="003D699F" w:rsidP="008D0F7B">
            <w:pPr>
              <w:jc w:val="center"/>
            </w:pPr>
            <w:r w:rsidRPr="008D0F7B">
              <w:t>Objets Abandonnés</w:t>
            </w:r>
          </w:p>
        </w:tc>
      </w:tr>
      <w:tr w:rsidR="003D699F" w14:paraId="6C6C4DC5" w14:textId="77777777" w:rsidTr="008D0F7B">
        <w:tc>
          <w:tcPr>
            <w:tcW w:w="2302" w:type="dxa"/>
            <w:tcBorders>
              <w:top w:val="single" w:sz="4" w:space="0" w:color="FF6800"/>
              <w:left w:val="single" w:sz="4" w:space="0" w:color="FF6800"/>
              <w:bottom w:val="single" w:sz="4" w:space="0" w:color="FF6800"/>
              <w:right w:val="single" w:sz="4" w:space="0" w:color="FF6800"/>
            </w:tcBorders>
          </w:tcPr>
          <w:p w14:paraId="6BA69E20" w14:textId="451701D4" w:rsidR="003D699F" w:rsidRPr="008D0F7B" w:rsidRDefault="003D699F" w:rsidP="009B63F3">
            <w:r w:rsidRPr="008D0F7B">
              <w:t>Hors-Ligne</w:t>
            </w:r>
          </w:p>
        </w:tc>
        <w:tc>
          <w:tcPr>
            <w:tcW w:w="2302" w:type="dxa"/>
            <w:tcBorders>
              <w:top w:val="single" w:sz="4" w:space="0" w:color="FF6800"/>
              <w:left w:val="single" w:sz="4" w:space="0" w:color="FF6800"/>
              <w:bottom w:val="single" w:sz="4" w:space="0" w:color="FF6800"/>
              <w:right w:val="single" w:sz="4" w:space="0" w:color="FF6800"/>
            </w:tcBorders>
            <w:shd w:val="pct12" w:color="auto" w:fill="auto"/>
          </w:tcPr>
          <w:p w14:paraId="720D295C" w14:textId="1B7AB7FC" w:rsidR="003D699F" w:rsidRDefault="003D699F" w:rsidP="003D699F">
            <w:pPr>
              <w:jc w:val="center"/>
            </w:pPr>
            <w:r w:rsidRPr="003D699F">
              <w:rPr>
                <w:rFonts w:ascii="MS Gothic" w:eastAsia="MS Gothic" w:hAnsi="MS Gothic" w:cs="MS Gothic" w:hint="eastAsia"/>
              </w:rPr>
              <w:t>✘</w:t>
            </w:r>
          </w:p>
        </w:tc>
        <w:tc>
          <w:tcPr>
            <w:tcW w:w="2303" w:type="dxa"/>
            <w:tcBorders>
              <w:top w:val="single" w:sz="4" w:space="0" w:color="FF6800"/>
              <w:left w:val="single" w:sz="4" w:space="0" w:color="FF6800"/>
              <w:bottom w:val="single" w:sz="4" w:space="0" w:color="FF6800"/>
              <w:right w:val="single" w:sz="4" w:space="0" w:color="FF6800"/>
            </w:tcBorders>
            <w:shd w:val="pct12" w:color="auto" w:fill="auto"/>
          </w:tcPr>
          <w:p w14:paraId="7DF8924C" w14:textId="2710CE66" w:rsidR="003D699F" w:rsidRDefault="003D699F" w:rsidP="003D699F">
            <w:pPr>
              <w:jc w:val="center"/>
            </w:pPr>
            <w:r w:rsidRPr="003D699F">
              <w:rPr>
                <w:rFonts w:ascii="MS Gothic" w:eastAsia="MS Gothic" w:hAnsi="MS Gothic" w:cs="MS Gothic" w:hint="eastAsia"/>
              </w:rPr>
              <w:t>✘</w:t>
            </w:r>
          </w:p>
        </w:tc>
        <w:tc>
          <w:tcPr>
            <w:tcW w:w="2303" w:type="dxa"/>
            <w:tcBorders>
              <w:top w:val="single" w:sz="4" w:space="0" w:color="FF6800"/>
              <w:left w:val="single" w:sz="4" w:space="0" w:color="FF6800"/>
              <w:bottom w:val="single" w:sz="4" w:space="0" w:color="FF6800"/>
              <w:right w:val="single" w:sz="4" w:space="0" w:color="FF6800"/>
            </w:tcBorders>
            <w:shd w:val="pct12" w:color="auto" w:fill="auto"/>
          </w:tcPr>
          <w:p w14:paraId="441172C2" w14:textId="0BA8ECAE" w:rsidR="003D699F" w:rsidRDefault="003D699F" w:rsidP="003D699F">
            <w:pPr>
              <w:jc w:val="center"/>
            </w:pPr>
            <w:r w:rsidRPr="003D699F">
              <w:rPr>
                <w:rFonts w:ascii="MS Gothic" w:eastAsia="MS Gothic" w:hAnsi="MS Gothic" w:cs="MS Gothic" w:hint="eastAsia"/>
              </w:rPr>
              <w:t>✘</w:t>
            </w:r>
          </w:p>
        </w:tc>
      </w:tr>
      <w:tr w:rsidR="003D699F" w14:paraId="4B8F8EA9" w14:textId="77777777" w:rsidTr="008D0F7B">
        <w:tc>
          <w:tcPr>
            <w:tcW w:w="2302" w:type="dxa"/>
            <w:tcBorders>
              <w:top w:val="single" w:sz="4" w:space="0" w:color="FF6800"/>
              <w:left w:val="single" w:sz="4" w:space="0" w:color="FF6800"/>
              <w:bottom w:val="single" w:sz="4" w:space="0" w:color="FF6800"/>
              <w:right w:val="single" w:sz="4" w:space="0" w:color="FF6800"/>
            </w:tcBorders>
          </w:tcPr>
          <w:p w14:paraId="11F081D8" w14:textId="1EAE0C57" w:rsidR="003D699F" w:rsidRPr="008D0F7B" w:rsidRDefault="003D699F" w:rsidP="009B63F3">
            <w:r w:rsidRPr="008D0F7B">
              <w:t>Mission Commerciale</w:t>
            </w:r>
          </w:p>
        </w:tc>
        <w:tc>
          <w:tcPr>
            <w:tcW w:w="2302" w:type="dxa"/>
            <w:tcBorders>
              <w:top w:val="single" w:sz="4" w:space="0" w:color="FF6800"/>
              <w:left w:val="single" w:sz="4" w:space="0" w:color="FF6800"/>
              <w:bottom w:val="single" w:sz="4" w:space="0" w:color="FF6800"/>
              <w:right w:val="single" w:sz="4" w:space="0" w:color="FF6800"/>
            </w:tcBorders>
          </w:tcPr>
          <w:p w14:paraId="52B1F7EF" w14:textId="1A6E3723" w:rsidR="003D699F" w:rsidRDefault="003D699F" w:rsidP="003D699F">
            <w:pPr>
              <w:jc w:val="center"/>
            </w:pPr>
            <w:r w:rsidRPr="003D699F">
              <w:rPr>
                <w:rFonts w:ascii="MS Gothic" w:eastAsia="MS Gothic" w:hAnsi="MS Gothic" w:cs="MS Gothic" w:hint="eastAsia"/>
              </w:rPr>
              <w:t>✔</w:t>
            </w:r>
          </w:p>
        </w:tc>
        <w:tc>
          <w:tcPr>
            <w:tcW w:w="2303" w:type="dxa"/>
            <w:tcBorders>
              <w:top w:val="single" w:sz="4" w:space="0" w:color="FF6800"/>
              <w:left w:val="single" w:sz="4" w:space="0" w:color="FF6800"/>
              <w:bottom w:val="single" w:sz="4" w:space="0" w:color="FF6800"/>
              <w:right w:val="single" w:sz="4" w:space="0" w:color="FF6800"/>
            </w:tcBorders>
          </w:tcPr>
          <w:p w14:paraId="10817C12" w14:textId="6237EBFB" w:rsidR="003D699F" w:rsidRDefault="003D699F" w:rsidP="003D699F">
            <w:pPr>
              <w:jc w:val="center"/>
            </w:pPr>
            <w:r w:rsidRPr="003D699F">
              <w:rPr>
                <w:rFonts w:ascii="MS Gothic" w:eastAsia="MS Gothic" w:hAnsi="MS Gothic" w:cs="MS Gothic" w:hint="eastAsia"/>
              </w:rPr>
              <w:t>✔</w:t>
            </w:r>
          </w:p>
        </w:tc>
        <w:tc>
          <w:tcPr>
            <w:tcW w:w="2303" w:type="dxa"/>
            <w:tcBorders>
              <w:top w:val="single" w:sz="4" w:space="0" w:color="FF6800"/>
              <w:left w:val="single" w:sz="4" w:space="0" w:color="FF6800"/>
              <w:bottom w:val="single" w:sz="4" w:space="0" w:color="FF6800"/>
              <w:right w:val="single" w:sz="4" w:space="0" w:color="FF6800"/>
            </w:tcBorders>
            <w:shd w:val="pct12" w:color="auto" w:fill="auto"/>
          </w:tcPr>
          <w:p w14:paraId="528175C3" w14:textId="6CE68B17" w:rsidR="003D699F" w:rsidRDefault="003D699F" w:rsidP="003D699F">
            <w:pPr>
              <w:jc w:val="center"/>
            </w:pPr>
            <w:r w:rsidRPr="003D699F">
              <w:rPr>
                <w:rFonts w:ascii="MS Gothic" w:eastAsia="MS Gothic" w:hAnsi="MS Gothic" w:cs="MS Gothic" w:hint="eastAsia"/>
              </w:rPr>
              <w:t>✘</w:t>
            </w:r>
          </w:p>
        </w:tc>
      </w:tr>
      <w:tr w:rsidR="003D699F" w14:paraId="5D3BF25C" w14:textId="77777777" w:rsidTr="008D0F7B">
        <w:tc>
          <w:tcPr>
            <w:tcW w:w="2302" w:type="dxa"/>
            <w:tcBorders>
              <w:top w:val="single" w:sz="4" w:space="0" w:color="FF6800"/>
              <w:left w:val="single" w:sz="4" w:space="0" w:color="FF6800"/>
              <w:bottom w:val="single" w:sz="4" w:space="0" w:color="FF6800"/>
              <w:right w:val="single" w:sz="4" w:space="0" w:color="FF6800"/>
            </w:tcBorders>
          </w:tcPr>
          <w:p w14:paraId="5D60B48C" w14:textId="595B8400" w:rsidR="003D699F" w:rsidRPr="008D0F7B" w:rsidRDefault="003D699F" w:rsidP="009B63F3">
            <w:pPr>
              <w:rPr>
                <w:rFonts w:ascii="Arial" w:hAnsi="Arial" w:cs="Arial"/>
                <w:lang w:eastAsia="ja-JP"/>
              </w:rPr>
            </w:pPr>
            <w:r w:rsidRPr="008D0F7B">
              <w:t xml:space="preserve">MC </w:t>
            </w:r>
            <w:r w:rsidRPr="008D0F7B">
              <w:rPr>
                <w:rFonts w:ascii="Arial" w:eastAsia="Times New Roman" w:hAnsi="Arial" w:cs="Arial" w:hint="eastAsia"/>
                <w:lang w:eastAsia="ja-JP"/>
              </w:rPr>
              <w:t>→ AM</w:t>
            </w:r>
          </w:p>
        </w:tc>
        <w:tc>
          <w:tcPr>
            <w:tcW w:w="2302" w:type="dxa"/>
            <w:tcBorders>
              <w:top w:val="single" w:sz="4" w:space="0" w:color="FF6800"/>
              <w:left w:val="single" w:sz="4" w:space="0" w:color="FF6800"/>
              <w:bottom w:val="single" w:sz="4" w:space="0" w:color="FF6800"/>
              <w:right w:val="single" w:sz="4" w:space="0" w:color="FF6800"/>
            </w:tcBorders>
          </w:tcPr>
          <w:p w14:paraId="61FB3FD1" w14:textId="7A4329A9" w:rsidR="003D699F" w:rsidRDefault="003D699F" w:rsidP="003D699F">
            <w:pPr>
              <w:jc w:val="center"/>
            </w:pPr>
            <w:r w:rsidRPr="003D699F">
              <w:rPr>
                <w:rFonts w:ascii="MS Gothic" w:eastAsia="MS Gothic" w:hAnsi="MS Gothic" w:cs="MS Gothic" w:hint="eastAsia"/>
              </w:rPr>
              <w:t>✔</w:t>
            </w:r>
          </w:p>
        </w:tc>
        <w:tc>
          <w:tcPr>
            <w:tcW w:w="2303" w:type="dxa"/>
            <w:tcBorders>
              <w:top w:val="single" w:sz="4" w:space="0" w:color="FF6800"/>
              <w:left w:val="single" w:sz="4" w:space="0" w:color="FF6800"/>
              <w:bottom w:val="single" w:sz="4" w:space="0" w:color="FF6800"/>
              <w:right w:val="single" w:sz="4" w:space="0" w:color="FF6800"/>
            </w:tcBorders>
          </w:tcPr>
          <w:p w14:paraId="7ECC1069" w14:textId="44626948" w:rsidR="003D699F" w:rsidRDefault="003D699F" w:rsidP="003D699F">
            <w:pPr>
              <w:jc w:val="center"/>
            </w:pPr>
            <w:r w:rsidRPr="003D699F">
              <w:rPr>
                <w:rFonts w:ascii="MS Gothic" w:eastAsia="MS Gothic" w:hAnsi="MS Gothic" w:cs="MS Gothic" w:hint="eastAsia"/>
              </w:rPr>
              <w:t>✔</w:t>
            </w:r>
          </w:p>
        </w:tc>
        <w:tc>
          <w:tcPr>
            <w:tcW w:w="2303" w:type="dxa"/>
            <w:tcBorders>
              <w:top w:val="single" w:sz="4" w:space="0" w:color="FF6800"/>
              <w:left w:val="single" w:sz="4" w:space="0" w:color="FF6800"/>
              <w:bottom w:val="single" w:sz="4" w:space="0" w:color="FF6800"/>
              <w:right w:val="single" w:sz="4" w:space="0" w:color="FF6800"/>
            </w:tcBorders>
          </w:tcPr>
          <w:p w14:paraId="759E8407" w14:textId="7528879C" w:rsidR="003D699F" w:rsidRDefault="003D699F" w:rsidP="003D699F">
            <w:pPr>
              <w:jc w:val="center"/>
            </w:pPr>
            <w:r w:rsidRPr="003D699F">
              <w:rPr>
                <w:rFonts w:ascii="MS Gothic" w:eastAsia="MS Gothic" w:hAnsi="MS Gothic" w:cs="MS Gothic" w:hint="eastAsia"/>
              </w:rPr>
              <w:t>✔</w:t>
            </w:r>
          </w:p>
        </w:tc>
      </w:tr>
    </w:tbl>
    <w:p w14:paraId="264B0DE1" w14:textId="77777777" w:rsidR="009B63F3" w:rsidRDefault="009B63F3" w:rsidP="009B63F3"/>
    <w:p w14:paraId="0302373D" w14:textId="309B0622" w:rsidR="008D0F7B" w:rsidRDefault="008D0F7B" w:rsidP="009B63F3">
      <w:r>
        <w:t xml:space="preserve">Les OA (vêtement, livre, …) ne sont détectés que lors de la transition du mode MC vers le mode AM (autrement, l’algorithme détecterait potentiellement tous les habits revêtus par les usagers, apportant ainsi une quantité importante d’information non </w:t>
      </w:r>
      <w:r w:rsidR="00091594">
        <w:t>pertinente</w:t>
      </w:r>
      <w:r>
        <w:t xml:space="preserve"> dans le cadre du projet). </w:t>
      </w:r>
    </w:p>
    <w:p w14:paraId="2CD62240" w14:textId="08CE9C1D" w:rsidR="00FC7565" w:rsidRDefault="00DA5B30" w:rsidP="00DA5B30">
      <w:pPr>
        <w:pStyle w:val="Titre2"/>
      </w:pPr>
      <w:bookmarkStart w:id="74" w:name="_Toc513023530"/>
      <w:r>
        <w:t>Détection</w:t>
      </w:r>
      <w:bookmarkEnd w:id="74"/>
    </w:p>
    <w:p w14:paraId="07454E04" w14:textId="77D24EF8" w:rsidR="00DA5B30" w:rsidRDefault="00DA5B30" w:rsidP="00DA5B30">
      <w:pPr>
        <w:pStyle w:val="Titre3"/>
      </w:pPr>
      <w:bookmarkStart w:id="75" w:name="_Toc513023531"/>
      <w:r>
        <w:t>Entrées de l’algorithme</w:t>
      </w:r>
      <w:bookmarkEnd w:id="75"/>
    </w:p>
    <w:p w14:paraId="65D35CAD" w14:textId="0932CEC7" w:rsidR="009C3989" w:rsidRDefault="00DA5B30" w:rsidP="00F2419E">
      <w:r>
        <w:t>Les entrées de l’algorithme de détection sont les images fournies par les caméras de chaque wagon composant le véhicule. L’algorithme de détection nécessite que ces images en entrée présentent des caractéristiques similaires</w:t>
      </w:r>
      <w:r w:rsidR="00F2419E">
        <w:t xml:space="preserve"> en termes de dimension, de résolution, de luminosité et de contraste. Une normalisation des entrées est donc nécessaire avant de lancer l’algorithme de détecti</w:t>
      </w:r>
      <w:r w:rsidR="00442DF0">
        <w:t>on. La normalisation consiste à</w:t>
      </w:r>
      <w:r w:rsidR="00F2419E">
        <w:t> :</w:t>
      </w:r>
    </w:p>
    <w:p w14:paraId="58B38727" w14:textId="7EA48AED" w:rsidR="00F2419E" w:rsidRDefault="00F2419E" w:rsidP="00F2419E">
      <w:pPr>
        <w:pStyle w:val="Paragraphedeliste"/>
        <w:numPr>
          <w:ilvl w:val="0"/>
          <w:numId w:val="11"/>
        </w:numPr>
      </w:pPr>
      <w:r>
        <w:t>Redimensionner les images afin qu’elles épousent toutes le même format,</w:t>
      </w:r>
    </w:p>
    <w:p w14:paraId="09A79FA7" w14:textId="5C38A6D5" w:rsidR="00F2419E" w:rsidRDefault="00F2419E" w:rsidP="00F2419E">
      <w:pPr>
        <w:pStyle w:val="Paragraphedeliste"/>
        <w:numPr>
          <w:ilvl w:val="0"/>
          <w:numId w:val="11"/>
        </w:numPr>
      </w:pPr>
      <w:r>
        <w:t>Redéfinir la taille d’un pixel (afin d’assurer la même résolution pour toutes les images</w:t>
      </w:r>
      <w:r w:rsidR="00BB2F18">
        <w:t xml:space="preserve">. Les petits pixels permettent un traitement plus précis mais aussi plus long, alors que </w:t>
      </w:r>
      <w:r w:rsidR="00BB2F18">
        <w:lastRenderedPageBreak/>
        <w:t>des pixels plus gros permettront un traitement plus rapide mais présentant des risques d’omettre certains objets dans l’image</w:t>
      </w:r>
      <w:r>
        <w:t>),</w:t>
      </w:r>
    </w:p>
    <w:p w14:paraId="2DC42F9D" w14:textId="77777777" w:rsidR="00BB2F18" w:rsidRDefault="00BB2F18" w:rsidP="00F2419E">
      <w:pPr>
        <w:pStyle w:val="Paragraphedeliste"/>
        <w:numPr>
          <w:ilvl w:val="0"/>
          <w:numId w:val="11"/>
        </w:numPr>
      </w:pPr>
      <w:r>
        <w:t>Etalonner l’histogramme afin d’avoir des plages de luminosité et de contraste similaires.</w:t>
      </w:r>
    </w:p>
    <w:p w14:paraId="5EC79703" w14:textId="1F8A96E8" w:rsidR="00F2419E" w:rsidRDefault="00BB2F18" w:rsidP="00BB2F18">
      <w:pPr>
        <w:pStyle w:val="Titre3"/>
      </w:pPr>
      <w:bookmarkStart w:id="76" w:name="_Toc513023532"/>
      <w:r>
        <w:t>Algorithme de détection</w:t>
      </w:r>
      <w:bookmarkEnd w:id="76"/>
    </w:p>
    <w:p w14:paraId="3EA37349" w14:textId="5BA2ADC2" w:rsidR="00BB2F18" w:rsidRDefault="00BB2F18" w:rsidP="00BB2F18">
      <w:r>
        <w:t xml:space="preserve">La détection sera faite grâce à un réseau de neurones entraîné sur une base d’images disponible publiquement sur Internet. </w:t>
      </w:r>
      <w:r w:rsidR="007673B8">
        <w:t>Cette base d’images sera choisie en fonction du nombre d’images comportant des êtres humains et des bagages, dans la mesure où ce sont les deux catégories d’objets à détecter dans les véhicules.</w:t>
      </w:r>
    </w:p>
    <w:p w14:paraId="6CF48507" w14:textId="6E8E2901" w:rsidR="00E35071" w:rsidRPr="00F169F7" w:rsidRDefault="00DE2400" w:rsidP="00BB2F18">
      <w:pPr>
        <w:sectPr w:rsidR="00E35071" w:rsidRPr="00F169F7" w:rsidSect="008D0F7B">
          <w:headerReference w:type="default" r:id="rId23"/>
          <w:footerReference w:type="default" r:id="rId24"/>
          <w:headerReference w:type="first" r:id="rId25"/>
          <w:type w:val="continuous"/>
          <w:pgSz w:w="11906" w:h="16838" w:code="9"/>
          <w:pgMar w:top="1418" w:right="1418" w:bottom="1418" w:left="1418" w:header="567" w:footer="283" w:gutter="0"/>
          <w:cols w:space="708"/>
          <w:formProt w:val="0"/>
          <w:titlePg/>
          <w:docGrid w:linePitch="360"/>
        </w:sectPr>
      </w:pPr>
      <w:r>
        <w:t xml:space="preserve">Il </w:t>
      </w:r>
      <w:r w:rsidR="008D0444">
        <w:t>importe</w:t>
      </w:r>
      <w:r>
        <w:t xml:space="preserve"> peu</w:t>
      </w:r>
      <w:r w:rsidR="008D0444">
        <w:t xml:space="preserve"> que </w:t>
      </w:r>
      <w:r>
        <w:t xml:space="preserve">le réseau de neurones sur lequel repose l’algorithme soit capable de gérer un plus grand nombre de classes d’objets que celles demandées par le cas </w:t>
      </w:r>
      <w:r w:rsidR="00442DF0">
        <w:t>d’utilisation</w:t>
      </w:r>
      <w:r>
        <w:t xml:space="preserve">. </w:t>
      </w:r>
      <w:r w:rsidR="00F169F7">
        <w:t xml:space="preserve">Une fois tous les objets identifiables détectés dans l’image, l’algorithme produit des boîtes encadrantes (appelées </w:t>
      </w:r>
      <w:proofErr w:type="spellStart"/>
      <w:r w:rsidR="00F169F7">
        <w:rPr>
          <w:i/>
        </w:rPr>
        <w:t>bounding</w:t>
      </w:r>
      <w:proofErr w:type="spellEnd"/>
      <w:r w:rsidR="00F169F7">
        <w:rPr>
          <w:i/>
        </w:rPr>
        <w:t xml:space="preserve"> boxes</w:t>
      </w:r>
      <w:r w:rsidR="00F169F7">
        <w:t xml:space="preserve">) </w:t>
      </w:r>
      <w:r w:rsidR="00442DF0">
        <w:t xml:space="preserve">différentes </w:t>
      </w:r>
      <w:r w:rsidR="00F169F7">
        <w:t xml:space="preserve">autour des objets classifiés comme des </w:t>
      </w:r>
      <w:r w:rsidR="00442DF0">
        <w:t>usagers</w:t>
      </w:r>
      <w:r w:rsidR="00F169F7">
        <w:t>, des bagages</w:t>
      </w:r>
      <w:r w:rsidR="00442DF0">
        <w:t xml:space="preserve"> ou des objets abandonnés</w:t>
      </w:r>
      <w:r w:rsidR="00F169F7">
        <w:t xml:space="preserve">. </w:t>
      </w:r>
      <w:r w:rsidR="008D0F7B">
        <w:tab/>
      </w:r>
    </w:p>
    <w:p w14:paraId="66728EB5" w14:textId="6AE54C84" w:rsidR="00DE2400" w:rsidRDefault="00DE2400" w:rsidP="00BB2F18">
      <w:pPr>
        <w:sectPr w:rsidR="00DE2400" w:rsidSect="008D0F7B">
          <w:type w:val="continuous"/>
          <w:pgSz w:w="11906" w:h="16838" w:code="9"/>
          <w:pgMar w:top="1418" w:right="1418" w:bottom="1418" w:left="1418" w:header="567" w:footer="283" w:gutter="0"/>
          <w:cols w:num="2" w:space="709"/>
          <w:formProt w:val="0"/>
          <w:titlePg/>
          <w:docGrid w:linePitch="360"/>
        </w:sectPr>
      </w:pPr>
    </w:p>
    <w:p w14:paraId="3224627A" w14:textId="19B4637C" w:rsidR="00203111" w:rsidRDefault="007B3B3D" w:rsidP="007B3B3D">
      <w:pPr>
        <w:keepNext/>
        <w:jc w:val="center"/>
      </w:pPr>
      <w:r>
        <w:rPr>
          <w:noProof/>
        </w:rPr>
        <w:lastRenderedPageBreak/>
        <w:drawing>
          <wp:inline distT="0" distB="0" distL="0" distR="0" wp14:anchorId="2D643BBB" wp14:editId="7F26395C">
            <wp:extent cx="4591050" cy="8115300"/>
            <wp:effectExtent l="57150" t="57150" r="114300" b="114300"/>
            <wp:docPr id="9" name="Image 9" descr="C:\Users\HZSG9792\Documents\Stage-Marie\Spécifications fonctionnelles\Nouveau dossier\final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ZSG9792\Documents\Stage-Marie\Spécifications fonctionnelles\Nouveau dossier\final_vertical.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215" t="578" r="1180" b="924"/>
                    <a:stretch/>
                  </pic:blipFill>
                  <pic:spPr bwMode="auto">
                    <a:xfrm>
                      <a:off x="0" y="0"/>
                      <a:ext cx="4592681" cy="8118183"/>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CE22654" w14:textId="4E9BFFA6" w:rsidR="00DE2400" w:rsidRDefault="00203111" w:rsidP="00203111">
      <w:pPr>
        <w:jc w:val="center"/>
      </w:pPr>
      <w:bookmarkStart w:id="77" w:name="_Toc512509582"/>
      <w:r>
        <w:t>Figure n°</w:t>
      </w:r>
      <w:fldSimple w:instr=" SEQ Figure \* ARABIC ">
        <w:r w:rsidR="00B954E7">
          <w:rPr>
            <w:noProof/>
          </w:rPr>
          <w:t>8</w:t>
        </w:r>
      </w:fldSimple>
      <w:r>
        <w:t xml:space="preserve"> – Pipeline d’exécution de l’algorithme de détection</w:t>
      </w:r>
      <w:bookmarkEnd w:id="77"/>
    </w:p>
    <w:p w14:paraId="477A4A4F" w14:textId="77777777" w:rsidR="00203111" w:rsidRDefault="00203111" w:rsidP="00203111">
      <w:pPr>
        <w:jc w:val="left"/>
        <w:sectPr w:rsidR="00203111" w:rsidSect="008D0F7B">
          <w:type w:val="continuous"/>
          <w:pgSz w:w="11906" w:h="16838" w:code="9"/>
          <w:pgMar w:top="1418" w:right="1418" w:bottom="1418" w:left="1418" w:header="567" w:footer="283" w:gutter="0"/>
          <w:cols w:space="709"/>
          <w:formProt w:val="0"/>
          <w:titlePg/>
          <w:docGrid w:linePitch="360"/>
        </w:sectPr>
      </w:pPr>
    </w:p>
    <w:p w14:paraId="6888A381" w14:textId="749EA127" w:rsidR="008D0444" w:rsidRDefault="007F4C59" w:rsidP="007B3B3D">
      <w:pPr>
        <w:pStyle w:val="Titre3"/>
      </w:pPr>
      <w:bookmarkStart w:id="78" w:name="_Toc513023533"/>
      <w:r>
        <w:lastRenderedPageBreak/>
        <w:t>Sorties de l’algorithme</w:t>
      </w:r>
      <w:bookmarkEnd w:id="78"/>
    </w:p>
    <w:p w14:paraId="061473D3" w14:textId="19F60A45" w:rsidR="007B3B3D" w:rsidRDefault="007B3B3D" w:rsidP="007B3B3D">
      <w:r>
        <w:t xml:space="preserve">L’algorithme de </w:t>
      </w:r>
      <w:r w:rsidR="00091594">
        <w:t>détection détecte les usagers,</w:t>
      </w:r>
      <w:r>
        <w:t xml:space="preserve"> les bagages </w:t>
      </w:r>
      <w:r w:rsidR="00091594">
        <w:t xml:space="preserve">et les OA </w:t>
      </w:r>
      <w:r>
        <w:t xml:space="preserve">et produit des </w:t>
      </w:r>
      <w:proofErr w:type="spellStart"/>
      <w:r w:rsidRPr="00EF3BD2">
        <w:t>bounding</w:t>
      </w:r>
      <w:proofErr w:type="spellEnd"/>
      <w:r w:rsidRPr="00EF3BD2">
        <w:t xml:space="preserve"> boxes</w:t>
      </w:r>
      <w:r>
        <w:t xml:space="preserve"> autour d’eux. Chaque usager détecté est compté comme une personne présente à bord, et </w:t>
      </w:r>
      <w:r w:rsidR="00442DF0">
        <w:t xml:space="preserve">la même démarche est adopté pour compter les bagages. </w:t>
      </w:r>
      <w:r>
        <w:t xml:space="preserve">L’algorithme de détection fournit ainsi un nombre d’usagers présents à bord et de bagages détectés </w:t>
      </w:r>
      <w:r w:rsidRPr="007B3B3D">
        <w:rPr>
          <w:b/>
        </w:rPr>
        <w:t>par wagon</w:t>
      </w:r>
      <w:r>
        <w:t>, en croisant les données des N caméras installées dans ce dernier.</w:t>
      </w:r>
      <w:r w:rsidR="003732CA">
        <w:t xml:space="preserve"> Comme vu précédemment (voir Figure n°5), l’angle de prise de vue des caméras peut se recouper, donnant </w:t>
      </w:r>
      <w:r w:rsidR="00442DF0">
        <w:t>lieu à de potentiels</w:t>
      </w:r>
      <w:r w:rsidR="003732CA">
        <w:t xml:space="preserve"> doublons d’objets détectés dont il faudra tenir compte lors du calcul du nombre d’usagers/bagages</w:t>
      </w:r>
      <w:r w:rsidR="00442DF0">
        <w:t>/OA</w:t>
      </w:r>
      <w:r w:rsidR="003732CA">
        <w:t xml:space="preserve"> et du taux d’occupation du wagon. </w:t>
      </w:r>
    </w:p>
    <w:p w14:paraId="67F66CF0" w14:textId="57E39A7A" w:rsidR="00F72E85" w:rsidRDefault="00F72E85" w:rsidP="007B3B3D">
      <w:r>
        <w:t xml:space="preserve">En résumé, les données de détection sont utilisées aux fins suivantes : </w:t>
      </w:r>
    </w:p>
    <w:p w14:paraId="25B97C55" w14:textId="4E138272" w:rsidR="00F72E85" w:rsidRDefault="00F72E85" w:rsidP="00F72E85">
      <w:pPr>
        <w:pStyle w:val="Paragraphedeliste"/>
        <w:numPr>
          <w:ilvl w:val="0"/>
          <w:numId w:val="12"/>
        </w:numPr>
      </w:pPr>
      <w:r>
        <w:t xml:space="preserve">Affichage de </w:t>
      </w:r>
      <w:proofErr w:type="spellStart"/>
      <w:r>
        <w:t>bounding</w:t>
      </w:r>
      <w:proofErr w:type="spellEnd"/>
      <w:r>
        <w:t xml:space="preserve"> boxe</w:t>
      </w:r>
      <w:r w:rsidR="009B63F3">
        <w:t xml:space="preserve">s autour des usagers, </w:t>
      </w:r>
      <w:r>
        <w:t>bagages</w:t>
      </w:r>
      <w:r w:rsidR="009B63F3">
        <w:t xml:space="preserve"> et OA</w:t>
      </w:r>
      <w:r>
        <w:t xml:space="preserve"> détectés,</w:t>
      </w:r>
    </w:p>
    <w:p w14:paraId="7FE326B9" w14:textId="2807BA95" w:rsidR="00F72E85" w:rsidRDefault="00F72E85" w:rsidP="00F72E85">
      <w:pPr>
        <w:pStyle w:val="Paragraphedeliste"/>
        <w:numPr>
          <w:ilvl w:val="0"/>
          <w:numId w:val="12"/>
        </w:numPr>
      </w:pPr>
      <w:r>
        <w:t>Comptage des usagers et des bagages par wagon en tenant compte du recoupement des caméras,</w:t>
      </w:r>
    </w:p>
    <w:p w14:paraId="4CFEEE35" w14:textId="2A97F547" w:rsidR="00803130" w:rsidRDefault="00F72E85" w:rsidP="00803130">
      <w:pPr>
        <w:pStyle w:val="Paragraphedeliste"/>
        <w:numPr>
          <w:ilvl w:val="0"/>
          <w:numId w:val="12"/>
        </w:numPr>
      </w:pPr>
      <w:r>
        <w:t>Calcul du taux d’occupation (</w:t>
      </w:r>
      <w:r w:rsidR="00442DF0">
        <w:t>rapport du nombre d’usagers détectés et de la capacité maximale du wagon</w:t>
      </w:r>
      <w:r>
        <w:t>) par wagon</w:t>
      </w:r>
    </w:p>
    <w:p w14:paraId="182F1668" w14:textId="75D39F24" w:rsidR="00F72E85" w:rsidRDefault="007F4C59" w:rsidP="007F4C59">
      <w:pPr>
        <w:pStyle w:val="Titre3"/>
      </w:pPr>
      <w:bookmarkStart w:id="79" w:name="_Toc513023534"/>
      <w:r>
        <w:t>Contraintes liées à la détection</w:t>
      </w:r>
      <w:bookmarkEnd w:id="79"/>
    </w:p>
    <w:p w14:paraId="739D5505" w14:textId="69B8C54B" w:rsidR="007F4C59" w:rsidRDefault="007F4C59" w:rsidP="007F4C59">
      <w:r>
        <w:t>En dépit de la robustesse de</w:t>
      </w:r>
      <w:r w:rsidR="00FB03F5">
        <w:t xml:space="preserve">s méthodes de détection reposant sur les réseaux de neurones, il n’est pas garanti que la détection des classes d’objets propres </w:t>
      </w:r>
      <w:r w:rsidR="009B63F3">
        <w:t>au</w:t>
      </w:r>
      <w:r w:rsidR="00FB03F5">
        <w:t xml:space="preserve"> cas d’</w:t>
      </w:r>
      <w:r w:rsidR="009B63F3">
        <w:t>utilisation</w:t>
      </w:r>
      <w:r w:rsidR="00FB03F5">
        <w:t xml:space="preserve"> soit infaillible. Il a ainsi été décidé que l’algorithme doit être en mesure de détecter 80% des usagers dont le visage est visible dans l’image, ainsi que pour 50% des bagages</w:t>
      </w:r>
      <w:r w:rsidR="00FB03F5">
        <w:rPr>
          <w:rStyle w:val="Appelnotedebasdep"/>
        </w:rPr>
        <w:footnoteReference w:id="3"/>
      </w:r>
      <w:r w:rsidR="00FB03F5">
        <w:t xml:space="preserve">. </w:t>
      </w:r>
      <w:r w:rsidR="007461DC">
        <w:t>Par ailleurs, la détection doit être effective et efficace</w:t>
      </w:r>
      <w:r w:rsidR="007461DC">
        <w:rPr>
          <w:rStyle w:val="Appelnotedebasdep"/>
        </w:rPr>
        <w:footnoteReference w:id="4"/>
      </w:r>
      <w:r w:rsidR="007461DC">
        <w:t xml:space="preserve"> quel que soit le type de véhicule – bus, trolleybus, train, tramway et métro. </w:t>
      </w:r>
    </w:p>
    <w:p w14:paraId="0E6A567A" w14:textId="62BE4DD2" w:rsidR="00FE0B71" w:rsidRDefault="00074C30" w:rsidP="00074C30">
      <w:pPr>
        <w:pStyle w:val="Titre2"/>
      </w:pPr>
      <w:bookmarkStart w:id="80" w:name="_Toc513023535"/>
      <w:r>
        <w:lastRenderedPageBreak/>
        <w:t>Cas d’utilisation par profil</w:t>
      </w:r>
      <w:bookmarkEnd w:id="80"/>
    </w:p>
    <w:p w14:paraId="567D8793" w14:textId="79C37767" w:rsidR="00074C30" w:rsidRDefault="00074C30" w:rsidP="00074C30">
      <w:pPr>
        <w:pStyle w:val="Titre3"/>
      </w:pPr>
      <w:bookmarkStart w:id="81" w:name="_Toc513023536"/>
      <w:r>
        <w:t>Cas d’utilisation pour l’acteur Opérateur</w:t>
      </w:r>
      <w:bookmarkEnd w:id="81"/>
    </w:p>
    <w:p w14:paraId="60188C9A" w14:textId="013F890A" w:rsidR="00F714E7" w:rsidRDefault="00B76D85" w:rsidP="00F714E7">
      <w:pPr>
        <w:keepNext/>
        <w:jc w:val="center"/>
      </w:pPr>
      <w:r>
        <w:rPr>
          <w:noProof/>
        </w:rPr>
        <w:drawing>
          <wp:inline distT="0" distB="0" distL="0" distR="0" wp14:anchorId="0CC631B1" wp14:editId="33C464FF">
            <wp:extent cx="5753100" cy="4419600"/>
            <wp:effectExtent l="57150" t="57150" r="114300" b="114300"/>
            <wp:docPr id="8" name="Image 8" descr="C:\Users\HZSG9792\Documents\Stage-Marie\Spécifications fonctionnelles\Figures DSF\uc opé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Documents\Stage-Marie\Spécifications fonctionnelles\Figures DSF\uc opérate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4907F7" w14:textId="57A2CB46" w:rsidR="00074C30" w:rsidRDefault="00F714E7" w:rsidP="00F714E7">
      <w:pPr>
        <w:jc w:val="center"/>
      </w:pPr>
      <w:bookmarkStart w:id="82" w:name="_Toc512509583"/>
      <w:r>
        <w:t>Figure n°</w:t>
      </w:r>
      <w:fldSimple w:instr=" SEQ Figure \* ARABIC ">
        <w:r w:rsidR="00B954E7">
          <w:rPr>
            <w:noProof/>
          </w:rPr>
          <w:t>9</w:t>
        </w:r>
      </w:fldSimple>
      <w:r>
        <w:t xml:space="preserve"> – Cas d’utilisation pour l’acteur Opérateur</w:t>
      </w:r>
      <w:bookmarkEnd w:id="82"/>
    </w:p>
    <w:p w14:paraId="3C63B1A5" w14:textId="77777777" w:rsidR="00F714E7" w:rsidRPr="00F714E7" w:rsidRDefault="00F714E7" w:rsidP="00F714E7"/>
    <w:p w14:paraId="3C44FF71" w14:textId="77777777" w:rsidR="00F714E7" w:rsidRDefault="00F714E7" w:rsidP="00F714E7">
      <w:pPr>
        <w:jc w:val="center"/>
      </w:pPr>
    </w:p>
    <w:p w14:paraId="41265A12" w14:textId="77777777" w:rsidR="00074C30" w:rsidRDefault="00074C30" w:rsidP="00074C30"/>
    <w:p w14:paraId="775A365C" w14:textId="0A75D654" w:rsidR="00074C30" w:rsidRDefault="00074C30" w:rsidP="00074C30">
      <w:pPr>
        <w:pStyle w:val="Titre3"/>
      </w:pPr>
      <w:bookmarkStart w:id="83" w:name="_Toc513023537"/>
      <w:r>
        <w:lastRenderedPageBreak/>
        <w:t>Cas d’utilisation pour l’acteur Conducteur</w:t>
      </w:r>
      <w:bookmarkEnd w:id="83"/>
    </w:p>
    <w:p w14:paraId="036CD715" w14:textId="6F7B1C46" w:rsidR="00F714E7" w:rsidRDefault="00B76D85" w:rsidP="00F714E7">
      <w:pPr>
        <w:keepNext/>
        <w:jc w:val="center"/>
      </w:pPr>
      <w:r>
        <w:rPr>
          <w:noProof/>
        </w:rPr>
        <w:drawing>
          <wp:inline distT="0" distB="0" distL="0" distR="0" wp14:anchorId="2A636810" wp14:editId="227FBCFE">
            <wp:extent cx="5484024" cy="4076700"/>
            <wp:effectExtent l="57150" t="57150" r="116840" b="114300"/>
            <wp:docPr id="7" name="Image 7" descr="C:\Users\HZSG9792\Documents\Stage-Marie\Spécifications fonctionnelles\Figures DSF\uc condu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uc conduct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4024" cy="40767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183EC04" w14:textId="376F4A12" w:rsidR="00F714E7" w:rsidRDefault="00F714E7" w:rsidP="00F714E7">
      <w:pPr>
        <w:jc w:val="center"/>
      </w:pPr>
      <w:bookmarkStart w:id="84" w:name="_Toc512509584"/>
      <w:r>
        <w:t>Figure n°</w:t>
      </w:r>
      <w:fldSimple w:instr=" SEQ Figure \* ARABIC ">
        <w:r w:rsidR="00B954E7">
          <w:rPr>
            <w:noProof/>
          </w:rPr>
          <w:t>10</w:t>
        </w:r>
      </w:fldSimple>
      <w:r>
        <w:t xml:space="preserve"> – Cas d’utilisation pour l’acteur Conducteur</w:t>
      </w:r>
      <w:bookmarkEnd w:id="84"/>
    </w:p>
    <w:p w14:paraId="69F35776" w14:textId="77777777" w:rsidR="00F714E7" w:rsidRPr="00F714E7" w:rsidRDefault="00F714E7" w:rsidP="00F714E7"/>
    <w:p w14:paraId="50FE2363" w14:textId="77777777" w:rsidR="00B76D85" w:rsidRDefault="00B76D85">
      <w:pPr>
        <w:spacing w:before="0" w:after="0"/>
        <w:jc w:val="left"/>
        <w:rPr>
          <w:color w:val="FF6600"/>
          <w:sz w:val="32"/>
          <w:szCs w:val="32"/>
        </w:rPr>
      </w:pPr>
      <w:r>
        <w:br w:type="page"/>
      </w:r>
    </w:p>
    <w:p w14:paraId="761B2560" w14:textId="10636AA0" w:rsidR="00074C30" w:rsidRDefault="005415A6" w:rsidP="005415A6">
      <w:pPr>
        <w:pStyle w:val="Titre2"/>
      </w:pPr>
      <w:bookmarkStart w:id="85" w:name="_Toc513023538"/>
      <w:r>
        <w:lastRenderedPageBreak/>
        <w:t>Description des cas d’utilisation Utilisateur</w:t>
      </w:r>
      <w:bookmarkEnd w:id="85"/>
    </w:p>
    <w:p w14:paraId="43C5C8DA" w14:textId="33EC2CCA" w:rsidR="005415A6" w:rsidRDefault="005415A6" w:rsidP="005415A6">
      <w:pPr>
        <w:pStyle w:val="Titre3"/>
      </w:pPr>
      <w:bookmarkStart w:id="86" w:name="_Toc513023539"/>
      <w:r>
        <w:t>Observer les objets détectés dans le véhicule</w:t>
      </w:r>
      <w:bookmarkEnd w:id="86"/>
    </w:p>
    <w:p w14:paraId="15067611" w14:textId="334D3493" w:rsidR="005415A6" w:rsidRDefault="005415A6" w:rsidP="005415A6">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5415A6" w:rsidRPr="008E3983" w14:paraId="78AE6391" w14:textId="77777777" w:rsidTr="00CB37E3">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77865D18" w14:textId="60702C9F" w:rsidR="005415A6" w:rsidRPr="008E3983" w:rsidRDefault="005415A6" w:rsidP="005415A6">
            <w:pPr>
              <w:jc w:val="center"/>
              <w:rPr>
                <w:b/>
              </w:rPr>
            </w:pPr>
            <w:r w:rsidRPr="008E3983">
              <w:rPr>
                <w:b/>
              </w:rPr>
              <w:t>« </w:t>
            </w:r>
            <w:r>
              <w:rPr>
                <w:b/>
              </w:rPr>
              <w:t>Observer les objets détectés dans le véhicule</w:t>
            </w:r>
            <w:r w:rsidRPr="008E3983">
              <w:rPr>
                <w:b/>
              </w:rPr>
              <w:t> »</w:t>
            </w:r>
          </w:p>
        </w:tc>
      </w:tr>
      <w:tr w:rsidR="005415A6" w:rsidRPr="008E3983" w14:paraId="6A71B36E" w14:textId="77777777" w:rsidTr="00CB37E3">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552EA9A3" w14:textId="0906EC0A" w:rsidR="005415A6" w:rsidRPr="008E3983" w:rsidRDefault="005415A6" w:rsidP="00CB37E3">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A2EA4B5" w14:textId="3D88470D" w:rsidR="005415A6" w:rsidRPr="008E3983" w:rsidRDefault="005415A6" w:rsidP="00CB37E3">
            <w:r>
              <w:t>Opérateur, Conducteur</w:t>
            </w:r>
          </w:p>
        </w:tc>
      </w:tr>
      <w:tr w:rsidR="005415A6" w:rsidRPr="008E3983" w14:paraId="76D5F5F7"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26FD7095" w14:textId="77777777" w:rsidR="005415A6" w:rsidRPr="008E3983" w:rsidRDefault="005415A6" w:rsidP="00CB37E3">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63D4D400" w14:textId="7C738983" w:rsidR="005415A6" w:rsidRPr="008E3983" w:rsidRDefault="005415A6" w:rsidP="0074529C">
            <w:r w:rsidRPr="008E3983">
              <w:t xml:space="preserve">Un utilisateur </w:t>
            </w:r>
            <w:r>
              <w:t>doit pouvoir observer les usagers</w:t>
            </w:r>
            <w:r w:rsidR="0074529C">
              <w:t>,</w:t>
            </w:r>
            <w:r>
              <w:t xml:space="preserve"> bagages </w:t>
            </w:r>
            <w:r w:rsidR="0074529C">
              <w:t>et OA détectés</w:t>
            </w:r>
            <w:r>
              <w:t xml:space="preserve"> dans le véhicule.</w:t>
            </w:r>
          </w:p>
        </w:tc>
      </w:tr>
      <w:tr w:rsidR="005415A6" w:rsidRPr="008E3983" w14:paraId="4FDC6A17"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0949E923" w14:textId="77777777" w:rsidR="005415A6" w:rsidRPr="008E3983" w:rsidRDefault="005415A6" w:rsidP="00CB37E3">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381A679" w14:textId="0CE89EEC" w:rsidR="005415A6" w:rsidRPr="008E3983" w:rsidRDefault="00B357E4" w:rsidP="00B357E4">
            <w:pPr>
              <w:pStyle w:val="Pucesniv1"/>
              <w:numPr>
                <w:ilvl w:val="0"/>
                <w:numId w:val="0"/>
              </w:numPr>
            </w:pPr>
            <w:r>
              <w:t>L</w:t>
            </w:r>
            <w:r w:rsidR="005415A6">
              <w:t>’utilisateur est connecté à l’IHM.</w:t>
            </w:r>
          </w:p>
        </w:tc>
      </w:tr>
      <w:tr w:rsidR="005415A6" w:rsidRPr="008E3983" w14:paraId="5D283A48" w14:textId="77777777" w:rsidTr="00CB37E3">
        <w:trPr>
          <w:trHeight w:val="599"/>
          <w:jc w:val="center"/>
        </w:trPr>
        <w:tc>
          <w:tcPr>
            <w:tcW w:w="2093" w:type="dxa"/>
            <w:tcBorders>
              <w:top w:val="nil"/>
              <w:left w:val="single" w:sz="12" w:space="0" w:color="F79646"/>
              <w:bottom w:val="nil"/>
              <w:right w:val="single" w:sz="8" w:space="0" w:color="F79646"/>
            </w:tcBorders>
            <w:shd w:val="clear" w:color="auto" w:fill="FFFFFF"/>
          </w:tcPr>
          <w:p w14:paraId="55DED10A" w14:textId="23D7B3C1" w:rsidR="005415A6" w:rsidRPr="008E3983" w:rsidRDefault="005415A6" w:rsidP="00CB37E3">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6FC113F9" w14:textId="24C297E1" w:rsidR="005415A6" w:rsidRPr="008E3983" w:rsidRDefault="005415A6" w:rsidP="005415A6">
            <w:pPr>
              <w:pStyle w:val="Pucesniv1"/>
              <w:numPr>
                <w:ilvl w:val="0"/>
                <w:numId w:val="0"/>
              </w:numPr>
            </w:pPr>
            <w:r>
              <w:t>Sans objet</w:t>
            </w:r>
          </w:p>
        </w:tc>
      </w:tr>
      <w:tr w:rsidR="005415A6" w:rsidRPr="008E3983" w14:paraId="532C50FF" w14:textId="77777777" w:rsidTr="00CB37E3">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6B50BB8A" w14:textId="11283A59" w:rsidR="005415A6" w:rsidRPr="008E3983" w:rsidRDefault="005415A6" w:rsidP="00CB37E3">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13377FBE" w14:textId="77777777" w:rsidR="005415A6" w:rsidRPr="008E3983" w:rsidRDefault="005415A6" w:rsidP="00CB37E3">
            <w:commentRangeStart w:id="87"/>
            <w:r w:rsidRPr="008E3983">
              <w:t>Sans objet</w:t>
            </w:r>
            <w:commentRangeEnd w:id="87"/>
            <w:r w:rsidR="00BC1F02">
              <w:rPr>
                <w:rStyle w:val="Marquedecommentaire"/>
              </w:rPr>
              <w:commentReference w:id="87"/>
            </w:r>
          </w:p>
        </w:tc>
      </w:tr>
      <w:tr w:rsidR="005415A6" w:rsidRPr="008E3983" w14:paraId="4850BE30" w14:textId="77777777" w:rsidTr="00CB37E3">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662C3095" w14:textId="462D1A08" w:rsidR="005415A6" w:rsidRPr="008E3983" w:rsidRDefault="005415A6" w:rsidP="00CB37E3">
            <w:pPr>
              <w:pStyle w:val="OBSParagraphe1"/>
              <w:jc w:val="center"/>
              <w:rPr>
                <w:color w:val="000000"/>
              </w:rPr>
            </w:pPr>
            <w:r>
              <w:rPr>
                <w:b/>
                <w:color w:val="E36C0A"/>
              </w:rPr>
              <w:t>D</w:t>
            </w:r>
            <w:r w:rsidRPr="008E3983">
              <w:rPr>
                <w:b/>
                <w:color w:val="E36C0A"/>
              </w:rPr>
              <w:t>escription du flot d’évènement principal</w:t>
            </w:r>
          </w:p>
        </w:tc>
      </w:tr>
      <w:tr w:rsidR="005415A6" w:rsidRPr="008E3983" w14:paraId="18C0C8A3" w14:textId="77777777" w:rsidTr="00CB37E3">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5C9D0D27" w14:textId="4E31B361" w:rsidR="005415A6" w:rsidRPr="008E3983" w:rsidRDefault="005415A6" w:rsidP="00CB37E3">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100E8995" w14:textId="2AD550ED" w:rsidR="005415A6" w:rsidRPr="008E3983" w:rsidRDefault="005415A6" w:rsidP="00CB37E3">
            <w:pPr>
              <w:pStyle w:val="OBSParagraphe1"/>
              <w:jc w:val="center"/>
              <w:rPr>
                <w:color w:val="000000"/>
              </w:rPr>
            </w:pPr>
            <w:r>
              <w:rPr>
                <w:color w:val="000000"/>
              </w:rPr>
              <w:t>S</w:t>
            </w:r>
            <w:r w:rsidRPr="008E3983">
              <w:rPr>
                <w:color w:val="000000"/>
              </w:rPr>
              <w:t>ystème</w:t>
            </w:r>
          </w:p>
        </w:tc>
      </w:tr>
      <w:tr w:rsidR="005415A6" w:rsidRPr="008E3983" w14:paraId="04579E76" w14:textId="77777777" w:rsidTr="00CB37E3">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36DDCED6" w14:textId="22538A69" w:rsidR="005415A6" w:rsidRPr="00E03961" w:rsidRDefault="005415A6" w:rsidP="00CB37E3">
            <w:pPr>
              <w:rPr>
                <w:sz w:val="20"/>
                <w:szCs w:val="20"/>
              </w:rPr>
            </w:pPr>
            <w:r w:rsidRPr="00E03961">
              <w:rPr>
                <w:sz w:val="20"/>
                <w:szCs w:val="20"/>
              </w:rPr>
              <w:t>1. L’utilisateur sélectionne le véhicule de son choix parmi une liste déroulante</w:t>
            </w:r>
            <w:r w:rsidR="00CE799C" w:rsidRPr="00E03961">
              <w:rPr>
                <w:sz w:val="20"/>
                <w:szCs w:val="20"/>
              </w:rPr>
              <w:t>.</w:t>
            </w:r>
          </w:p>
          <w:p w14:paraId="2ABEB7E2" w14:textId="77777777" w:rsidR="005415A6" w:rsidRPr="00E03961" w:rsidRDefault="005415A6" w:rsidP="00CB37E3">
            <w:pPr>
              <w:rPr>
                <w:sz w:val="20"/>
                <w:szCs w:val="20"/>
              </w:rPr>
            </w:pPr>
          </w:p>
          <w:p w14:paraId="0EB11F48" w14:textId="77777777" w:rsidR="0074529C" w:rsidRPr="00E03961" w:rsidRDefault="0074529C" w:rsidP="00CB37E3">
            <w:pPr>
              <w:rPr>
                <w:sz w:val="20"/>
                <w:szCs w:val="20"/>
              </w:rPr>
            </w:pPr>
          </w:p>
          <w:p w14:paraId="3C09D1B7" w14:textId="77777777" w:rsidR="0074529C" w:rsidRPr="00E03961" w:rsidRDefault="0074529C" w:rsidP="00CB37E3">
            <w:pPr>
              <w:rPr>
                <w:sz w:val="20"/>
                <w:szCs w:val="20"/>
              </w:rPr>
            </w:pPr>
          </w:p>
          <w:p w14:paraId="71A11FC2" w14:textId="55473D2E" w:rsidR="005415A6" w:rsidRPr="00E03961" w:rsidRDefault="005415A6" w:rsidP="00CB37E3">
            <w:pPr>
              <w:rPr>
                <w:sz w:val="20"/>
                <w:szCs w:val="20"/>
              </w:rPr>
            </w:pPr>
            <w:r w:rsidRPr="00E03961">
              <w:rPr>
                <w:sz w:val="20"/>
                <w:szCs w:val="20"/>
              </w:rPr>
              <w:t>3. L’utilisateur sélectionne un wagon en cliquant sur l’onglet adéquat dans le menu de choix.</w:t>
            </w:r>
            <w:ins w:id="88" w:author="FREMANTEAU Lionel" w:date="2018-05-02T15:05:00Z">
              <w:r w:rsidR="00BC1F02">
                <w:rPr>
                  <w:sz w:val="20"/>
                  <w:szCs w:val="20"/>
                </w:rPr>
                <w:t xml:space="preserve"> (optionnel, le premier est sélectionné par défaut</w:t>
              </w:r>
            </w:ins>
            <w:ins w:id="89" w:author="FREMANTEAU Lionel" w:date="2018-05-02T15:06:00Z">
              <w:r w:rsidR="00BC1F02">
                <w:rPr>
                  <w:sz w:val="20"/>
                  <w:szCs w:val="20"/>
                </w:rPr>
                <w:t>, notamment pour un bus)</w:t>
              </w:r>
            </w:ins>
          </w:p>
          <w:p w14:paraId="4D4C3A54" w14:textId="77777777" w:rsidR="005415A6" w:rsidRPr="00E03961" w:rsidRDefault="005415A6" w:rsidP="00CB37E3">
            <w:pPr>
              <w:rPr>
                <w:sz w:val="20"/>
                <w:szCs w:val="20"/>
              </w:rPr>
            </w:pPr>
          </w:p>
          <w:p w14:paraId="00669517" w14:textId="77777777" w:rsidR="005415A6" w:rsidRPr="00E03961" w:rsidRDefault="005415A6" w:rsidP="00CB37E3">
            <w:pPr>
              <w:rPr>
                <w:sz w:val="20"/>
                <w:szCs w:val="20"/>
              </w:rPr>
            </w:pPr>
          </w:p>
          <w:p w14:paraId="66CE1CF5" w14:textId="77777777" w:rsidR="005415A6" w:rsidRPr="00E03961" w:rsidRDefault="005415A6" w:rsidP="00CB37E3">
            <w:pPr>
              <w:rPr>
                <w:sz w:val="20"/>
                <w:szCs w:val="20"/>
              </w:rPr>
            </w:pPr>
          </w:p>
        </w:tc>
        <w:tc>
          <w:tcPr>
            <w:tcW w:w="4990" w:type="dxa"/>
            <w:tcBorders>
              <w:right w:val="single" w:sz="12" w:space="0" w:color="F79646"/>
            </w:tcBorders>
          </w:tcPr>
          <w:p w14:paraId="0C39C158" w14:textId="77777777" w:rsidR="005415A6" w:rsidRPr="00E03961" w:rsidRDefault="005415A6" w:rsidP="00CB37E3">
            <w:pPr>
              <w:rPr>
                <w:sz w:val="20"/>
                <w:szCs w:val="20"/>
              </w:rPr>
            </w:pPr>
          </w:p>
          <w:p w14:paraId="776F63A4" w14:textId="77777777" w:rsidR="0074529C" w:rsidRPr="00E03961" w:rsidRDefault="0074529C" w:rsidP="00CB37E3">
            <w:pPr>
              <w:rPr>
                <w:sz w:val="20"/>
                <w:szCs w:val="20"/>
              </w:rPr>
            </w:pPr>
          </w:p>
          <w:p w14:paraId="1EBAF462" w14:textId="78350DFB" w:rsidR="005415A6" w:rsidRPr="00E03961" w:rsidRDefault="005415A6" w:rsidP="00CB37E3">
            <w:pPr>
              <w:rPr>
                <w:sz w:val="20"/>
                <w:szCs w:val="20"/>
              </w:rPr>
            </w:pPr>
            <w:r w:rsidRPr="00E03961">
              <w:rPr>
                <w:sz w:val="20"/>
                <w:szCs w:val="20"/>
              </w:rPr>
              <w:t xml:space="preserve">2. </w:t>
            </w:r>
            <w:r w:rsidR="0074529C" w:rsidRPr="00E03961">
              <w:rPr>
                <w:sz w:val="20"/>
                <w:szCs w:val="20"/>
              </w:rPr>
              <w:t>Les informations relatives au véhicule concerné apparaissent, de même que l</w:t>
            </w:r>
            <w:r w:rsidRPr="00E03961">
              <w:rPr>
                <w:sz w:val="20"/>
                <w:szCs w:val="20"/>
              </w:rPr>
              <w:t>e menu de choix des wagons composant le véhicule</w:t>
            </w:r>
            <w:r w:rsidR="00E03961" w:rsidRPr="00E03961">
              <w:rPr>
                <w:sz w:val="20"/>
                <w:szCs w:val="20"/>
              </w:rPr>
              <w:t xml:space="preserve"> sélectionné</w:t>
            </w:r>
            <w:r w:rsidR="0074529C" w:rsidRPr="00E03961">
              <w:rPr>
                <w:sz w:val="20"/>
                <w:szCs w:val="20"/>
              </w:rPr>
              <w:t>.</w:t>
            </w:r>
          </w:p>
          <w:p w14:paraId="053E1BE9" w14:textId="77777777" w:rsidR="005415A6" w:rsidRPr="00E03961" w:rsidRDefault="005415A6" w:rsidP="00CB37E3">
            <w:pPr>
              <w:pStyle w:val="Pucesniv1"/>
              <w:numPr>
                <w:ilvl w:val="0"/>
                <w:numId w:val="0"/>
              </w:numPr>
              <w:rPr>
                <w:sz w:val="20"/>
                <w:szCs w:val="20"/>
              </w:rPr>
            </w:pPr>
          </w:p>
          <w:p w14:paraId="0C61B5B4" w14:textId="77777777" w:rsidR="00B357E4" w:rsidRDefault="00B357E4" w:rsidP="00CB37E3">
            <w:pPr>
              <w:pStyle w:val="Pucesniv1"/>
              <w:numPr>
                <w:ilvl w:val="0"/>
                <w:numId w:val="0"/>
              </w:numPr>
              <w:rPr>
                <w:ins w:id="90" w:author="FREMANTEAU Lionel" w:date="2018-05-02T15:07:00Z"/>
                <w:sz w:val="20"/>
                <w:szCs w:val="20"/>
              </w:rPr>
            </w:pPr>
          </w:p>
          <w:p w14:paraId="5C51300E" w14:textId="77777777" w:rsidR="00BC1F02" w:rsidRDefault="00BC1F02" w:rsidP="00CB37E3">
            <w:pPr>
              <w:pStyle w:val="Pucesniv1"/>
              <w:numPr>
                <w:ilvl w:val="0"/>
                <w:numId w:val="0"/>
              </w:numPr>
              <w:rPr>
                <w:ins w:id="91" w:author="FREMANTEAU Lionel" w:date="2018-05-02T15:07:00Z"/>
                <w:sz w:val="20"/>
                <w:szCs w:val="20"/>
              </w:rPr>
            </w:pPr>
          </w:p>
          <w:p w14:paraId="31AD6639" w14:textId="77777777" w:rsidR="00BC1F02" w:rsidRPr="00E03961" w:rsidRDefault="00BC1F02" w:rsidP="00CB37E3">
            <w:pPr>
              <w:pStyle w:val="Pucesniv1"/>
              <w:numPr>
                <w:ilvl w:val="0"/>
                <w:numId w:val="0"/>
              </w:numPr>
              <w:rPr>
                <w:sz w:val="20"/>
                <w:szCs w:val="20"/>
              </w:rPr>
            </w:pPr>
          </w:p>
          <w:p w14:paraId="2B24DD2F" w14:textId="082E692D" w:rsidR="005415A6" w:rsidRPr="00E03961" w:rsidRDefault="005415A6" w:rsidP="00CB37E3">
            <w:pPr>
              <w:pStyle w:val="Pucesniv1"/>
              <w:numPr>
                <w:ilvl w:val="0"/>
                <w:numId w:val="0"/>
              </w:numPr>
              <w:rPr>
                <w:sz w:val="20"/>
                <w:szCs w:val="20"/>
              </w:rPr>
            </w:pPr>
            <w:r w:rsidRPr="00E03961">
              <w:rPr>
                <w:sz w:val="20"/>
                <w:szCs w:val="20"/>
              </w:rPr>
              <w:t xml:space="preserve">4. Les caméras embarquées dans le wagon sélectionné apparaissent. </w:t>
            </w:r>
            <w:r w:rsidR="0074529C" w:rsidRPr="00E03961">
              <w:rPr>
                <w:sz w:val="20"/>
                <w:szCs w:val="20"/>
              </w:rPr>
              <w:t>Au-dessus de</w:t>
            </w:r>
            <w:r w:rsidRPr="00E03961">
              <w:rPr>
                <w:sz w:val="20"/>
                <w:szCs w:val="20"/>
              </w:rPr>
              <w:t xml:space="preserve"> ces images sont affichées les </w:t>
            </w:r>
            <w:proofErr w:type="spellStart"/>
            <w:r w:rsidRPr="00E03961">
              <w:rPr>
                <w:sz w:val="20"/>
                <w:szCs w:val="20"/>
              </w:rPr>
              <w:t>boun</w:t>
            </w:r>
            <w:r w:rsidR="0074529C" w:rsidRPr="00E03961">
              <w:rPr>
                <w:sz w:val="20"/>
                <w:szCs w:val="20"/>
              </w:rPr>
              <w:t>ding</w:t>
            </w:r>
            <w:proofErr w:type="spellEnd"/>
            <w:r w:rsidR="0074529C" w:rsidRPr="00E03961">
              <w:rPr>
                <w:sz w:val="20"/>
                <w:szCs w:val="20"/>
              </w:rPr>
              <w:t xml:space="preserve"> boxes autour des usagers,</w:t>
            </w:r>
            <w:r w:rsidRPr="00E03961">
              <w:rPr>
                <w:sz w:val="20"/>
                <w:szCs w:val="20"/>
              </w:rPr>
              <w:t xml:space="preserve"> bagages </w:t>
            </w:r>
            <w:r w:rsidR="0074529C" w:rsidRPr="00E03961">
              <w:rPr>
                <w:sz w:val="20"/>
                <w:szCs w:val="20"/>
              </w:rPr>
              <w:t xml:space="preserve">et OA </w:t>
            </w:r>
            <w:r w:rsidR="00E03961" w:rsidRPr="00E03961">
              <w:rPr>
                <w:sz w:val="20"/>
                <w:szCs w:val="20"/>
              </w:rPr>
              <w:t xml:space="preserve">(si applicable) </w:t>
            </w:r>
            <w:r w:rsidRPr="00E03961">
              <w:rPr>
                <w:sz w:val="20"/>
                <w:szCs w:val="20"/>
              </w:rPr>
              <w:t>détectés.</w:t>
            </w:r>
          </w:p>
          <w:p w14:paraId="2D969179" w14:textId="77777777" w:rsidR="005415A6" w:rsidRPr="00E03961" w:rsidRDefault="005415A6" w:rsidP="00CB37E3">
            <w:pPr>
              <w:pStyle w:val="Pucesniv1"/>
              <w:numPr>
                <w:ilvl w:val="0"/>
                <w:numId w:val="0"/>
              </w:numPr>
              <w:rPr>
                <w:sz w:val="20"/>
                <w:szCs w:val="20"/>
              </w:rPr>
            </w:pPr>
          </w:p>
        </w:tc>
      </w:tr>
      <w:tr w:rsidR="005415A6" w14:paraId="4200F8C6" w14:textId="77777777" w:rsidTr="00CB37E3">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3066BDA1" w14:textId="40ABC403" w:rsidR="005415A6" w:rsidRPr="008E3983" w:rsidRDefault="00B357E4" w:rsidP="00CB37E3">
            <w:pPr>
              <w:pStyle w:val="OBSParagraphe1"/>
              <w:rPr>
                <w:color w:val="984806"/>
              </w:rPr>
            </w:pPr>
            <w:r>
              <w:rPr>
                <w:color w:val="984806"/>
              </w:rPr>
              <w:t>F</w:t>
            </w:r>
            <w:r w:rsidR="005415A6">
              <w:rPr>
                <w:color w:val="984806"/>
              </w:rPr>
              <w:t>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7D9B1852" w14:textId="225831AA" w:rsidR="005415A6" w:rsidRDefault="00B357E4" w:rsidP="00B357E4">
            <w:pPr>
              <w:keepNext/>
            </w:pPr>
            <w:r>
              <w:t>S</w:t>
            </w:r>
            <w:r w:rsidR="00830F8A">
              <w:t>ans objet</w:t>
            </w:r>
          </w:p>
        </w:tc>
      </w:tr>
    </w:tbl>
    <w:p w14:paraId="3E6381B9" w14:textId="35C7C0FD" w:rsidR="00B357E4" w:rsidRDefault="006A2346" w:rsidP="00EF3BD2">
      <w:pPr>
        <w:jc w:val="center"/>
      </w:pPr>
      <w:bookmarkStart w:id="92" w:name="_Toc512509601"/>
      <w:r>
        <w:t>T</w:t>
      </w:r>
      <w:r w:rsidR="00B357E4">
        <w:t>ableau n°</w:t>
      </w:r>
      <w:fldSimple w:instr=" SEQ Tableau \* ARABIC ">
        <w:r w:rsidR="007D7BB2">
          <w:rPr>
            <w:noProof/>
          </w:rPr>
          <w:t>4</w:t>
        </w:r>
      </w:fldSimple>
      <w:r w:rsidR="00B357E4">
        <w:t xml:space="preserve"> – Description du cas d’utilisation « Observer les objets détectés dans le véhicule »</w:t>
      </w:r>
      <w:bookmarkEnd w:id="92"/>
      <w:r w:rsidR="0074529C">
        <w:t xml:space="preserve"> en mode MC</w:t>
      </w:r>
    </w:p>
    <w:p w14:paraId="09430FB0" w14:textId="2BF0B1F9" w:rsidR="00B357E4" w:rsidRDefault="00B357E4" w:rsidP="00B357E4">
      <w:pPr>
        <w:pStyle w:val="Titre4"/>
      </w:pPr>
      <w:r>
        <w:lastRenderedPageBreak/>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B357E4" w:rsidRPr="008E3983" w14:paraId="2B9B7C5B" w14:textId="77777777" w:rsidTr="00CB37E3">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366714F3" w14:textId="79F97EC6" w:rsidR="00B357E4" w:rsidRPr="008E3983" w:rsidRDefault="00EF3BD2" w:rsidP="00CB37E3">
            <w:pPr>
              <w:rPr>
                <w:b/>
              </w:rPr>
            </w:pPr>
            <w:r>
              <w:rPr>
                <w:b/>
              </w:rPr>
              <w:t>E</w:t>
            </w:r>
            <w:r w:rsidR="00B357E4" w:rsidRPr="008E3983">
              <w:rPr>
                <w:b/>
              </w:rPr>
              <w:t>xigences couvertes</w:t>
            </w:r>
          </w:p>
        </w:tc>
      </w:tr>
      <w:tr w:rsidR="00B357E4" w:rsidRPr="00B67AC1" w14:paraId="6D1619E4" w14:textId="77777777" w:rsidTr="00CB37E3">
        <w:trPr>
          <w:jc w:val="center"/>
        </w:trPr>
        <w:tc>
          <w:tcPr>
            <w:tcW w:w="9745" w:type="dxa"/>
            <w:tcBorders>
              <w:left w:val="single" w:sz="6" w:space="0" w:color="FF6600"/>
            </w:tcBorders>
            <w:shd w:val="clear" w:color="auto" w:fill="auto"/>
            <w:vAlign w:val="center"/>
          </w:tcPr>
          <w:p w14:paraId="06FE83E2" w14:textId="726D45CE" w:rsidR="00B357E4" w:rsidRPr="00B67AC1" w:rsidRDefault="00B357E4" w:rsidP="00830F8A">
            <w:pPr>
              <w:jc w:val="left"/>
            </w:pPr>
            <w:r w:rsidRPr="00BB41CA">
              <w:t>R_UI_</w:t>
            </w:r>
            <w:r w:rsidR="00830F8A">
              <w:t xml:space="preserve">VEHICULE_3, </w:t>
            </w:r>
            <w:r w:rsidR="006210AD">
              <w:t xml:space="preserve">R_UI_CAMERA _3, </w:t>
            </w:r>
            <w:r w:rsidR="00830F8A">
              <w:t>R_UI_CAMERA_4, R_UI_CAMERA_5</w:t>
            </w:r>
          </w:p>
        </w:tc>
      </w:tr>
    </w:tbl>
    <w:p w14:paraId="4F643A08" w14:textId="61D3C97D" w:rsidR="00B357E4" w:rsidRDefault="00830F8A" w:rsidP="00B357E4">
      <w:pPr>
        <w:pStyle w:val="Titre3"/>
      </w:pPr>
      <w:bookmarkStart w:id="93" w:name="_Toc513023540"/>
      <w:r>
        <w:t>Compter</w:t>
      </w:r>
      <w:r w:rsidR="00B357E4">
        <w:t xml:space="preserve"> les objets détectés dans le véhicule</w:t>
      </w:r>
      <w:bookmarkEnd w:id="93"/>
    </w:p>
    <w:p w14:paraId="53131BD2" w14:textId="77777777" w:rsidR="00B357E4" w:rsidRDefault="00B357E4" w:rsidP="00B357E4">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B357E4" w:rsidRPr="008E3983" w14:paraId="0C51921B" w14:textId="77777777" w:rsidTr="00CB37E3">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1F1F3C1B" w14:textId="3D80690B" w:rsidR="00B357E4" w:rsidRPr="008E3983" w:rsidRDefault="00B357E4" w:rsidP="00830F8A">
            <w:pPr>
              <w:jc w:val="center"/>
              <w:rPr>
                <w:b/>
              </w:rPr>
            </w:pPr>
            <w:r w:rsidRPr="008E3983">
              <w:rPr>
                <w:b/>
              </w:rPr>
              <w:t>« </w:t>
            </w:r>
            <w:r w:rsidR="00830F8A">
              <w:rPr>
                <w:b/>
              </w:rPr>
              <w:t>Compter</w:t>
            </w:r>
            <w:r>
              <w:rPr>
                <w:b/>
              </w:rPr>
              <w:t xml:space="preserve"> les objets détectés dans le véhicule</w:t>
            </w:r>
            <w:r w:rsidRPr="008E3983">
              <w:rPr>
                <w:b/>
              </w:rPr>
              <w:t> »</w:t>
            </w:r>
          </w:p>
        </w:tc>
      </w:tr>
      <w:tr w:rsidR="00B357E4" w:rsidRPr="008E3983" w14:paraId="2DE17E7B" w14:textId="77777777" w:rsidTr="00CB37E3">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305ED56D" w14:textId="77777777" w:rsidR="00B357E4" w:rsidRPr="008E3983" w:rsidRDefault="00B357E4" w:rsidP="00CB37E3">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412E723E" w14:textId="77777777" w:rsidR="00B357E4" w:rsidRPr="008E3983" w:rsidRDefault="00B357E4" w:rsidP="00CB37E3">
            <w:r>
              <w:t>Opérateur, Conducteur</w:t>
            </w:r>
          </w:p>
        </w:tc>
      </w:tr>
      <w:tr w:rsidR="00B357E4" w:rsidRPr="008E3983" w14:paraId="6A42406E"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3EBDF2E0" w14:textId="77777777" w:rsidR="00B357E4" w:rsidRPr="008E3983" w:rsidRDefault="00B357E4" w:rsidP="00CB37E3">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181B4C13" w14:textId="64240449" w:rsidR="00B357E4" w:rsidRPr="008E3983" w:rsidRDefault="00B357E4" w:rsidP="0074529C">
            <w:r w:rsidRPr="008E3983">
              <w:t xml:space="preserve">Un utilisateur </w:t>
            </w:r>
            <w:r>
              <w:t xml:space="preserve">doit </w:t>
            </w:r>
            <w:r w:rsidR="00830F8A">
              <w:t>avoir accès au nombre</w:t>
            </w:r>
            <w:r>
              <w:t xml:space="preserve"> </w:t>
            </w:r>
            <w:r w:rsidR="00830F8A">
              <w:t>d’</w:t>
            </w:r>
            <w:r>
              <w:t>usagers</w:t>
            </w:r>
            <w:r w:rsidR="0074529C">
              <w:t>,</w:t>
            </w:r>
            <w:r>
              <w:t xml:space="preserve"> </w:t>
            </w:r>
            <w:r w:rsidR="00830F8A">
              <w:t xml:space="preserve">de </w:t>
            </w:r>
            <w:r>
              <w:t xml:space="preserve">bagages </w:t>
            </w:r>
            <w:r w:rsidR="0074529C">
              <w:t>et d’OA détectés</w:t>
            </w:r>
            <w:r>
              <w:t xml:space="preserve"> dans le véhicule.</w:t>
            </w:r>
          </w:p>
        </w:tc>
      </w:tr>
      <w:tr w:rsidR="00B357E4" w:rsidRPr="008E3983" w14:paraId="0FA75E96"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0AAE9966" w14:textId="77777777" w:rsidR="00B357E4" w:rsidRPr="008E3983" w:rsidRDefault="00B357E4" w:rsidP="00CB37E3">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673FA4EF" w14:textId="77777777" w:rsidR="00B357E4" w:rsidRPr="008E3983" w:rsidRDefault="00B357E4" w:rsidP="00CB37E3">
            <w:pPr>
              <w:pStyle w:val="Pucesniv1"/>
              <w:numPr>
                <w:ilvl w:val="0"/>
                <w:numId w:val="0"/>
              </w:numPr>
            </w:pPr>
            <w:r>
              <w:t>L’utilisateur est connecté à l’IHM.</w:t>
            </w:r>
          </w:p>
        </w:tc>
      </w:tr>
      <w:tr w:rsidR="00B357E4" w:rsidRPr="008E3983" w14:paraId="6881BB4C" w14:textId="77777777" w:rsidTr="00CB37E3">
        <w:trPr>
          <w:trHeight w:val="599"/>
          <w:jc w:val="center"/>
        </w:trPr>
        <w:tc>
          <w:tcPr>
            <w:tcW w:w="2093" w:type="dxa"/>
            <w:tcBorders>
              <w:top w:val="nil"/>
              <w:left w:val="single" w:sz="12" w:space="0" w:color="F79646"/>
              <w:bottom w:val="nil"/>
              <w:right w:val="single" w:sz="8" w:space="0" w:color="F79646"/>
            </w:tcBorders>
            <w:shd w:val="clear" w:color="auto" w:fill="FFFFFF"/>
          </w:tcPr>
          <w:p w14:paraId="22E45A57" w14:textId="77777777" w:rsidR="00B357E4" w:rsidRPr="008E3983" w:rsidRDefault="00B357E4" w:rsidP="00CB37E3">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2D6A77C6" w14:textId="5B7C3C58" w:rsidR="00B357E4" w:rsidRPr="008E3983" w:rsidRDefault="00830F8A" w:rsidP="00830F8A">
            <w:pPr>
              <w:pStyle w:val="Pucesniv1"/>
              <w:numPr>
                <w:ilvl w:val="0"/>
                <w:numId w:val="0"/>
              </w:numPr>
            </w:pPr>
            <w:r>
              <w:t>Sans objet</w:t>
            </w:r>
          </w:p>
        </w:tc>
      </w:tr>
      <w:tr w:rsidR="00B357E4" w:rsidRPr="008E3983" w14:paraId="6CEC08A5" w14:textId="77777777" w:rsidTr="00CB37E3">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53FB40AE" w14:textId="77777777" w:rsidR="00B357E4" w:rsidRPr="008E3983" w:rsidRDefault="00B357E4" w:rsidP="00CB37E3">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68ED2687" w14:textId="77777777" w:rsidR="00B357E4" w:rsidRPr="008E3983" w:rsidRDefault="00B357E4" w:rsidP="00CB37E3">
            <w:r w:rsidRPr="008E3983">
              <w:t>Sans objet</w:t>
            </w:r>
          </w:p>
        </w:tc>
      </w:tr>
      <w:tr w:rsidR="00B357E4" w:rsidRPr="008E3983" w14:paraId="4CC90337" w14:textId="77777777" w:rsidTr="00CB37E3">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36148898" w14:textId="77777777" w:rsidR="00B357E4" w:rsidRPr="008E3983" w:rsidRDefault="00B357E4" w:rsidP="00CB37E3">
            <w:pPr>
              <w:pStyle w:val="OBSParagraphe1"/>
              <w:jc w:val="center"/>
              <w:rPr>
                <w:color w:val="000000"/>
              </w:rPr>
            </w:pPr>
            <w:r>
              <w:rPr>
                <w:b/>
                <w:color w:val="E36C0A"/>
              </w:rPr>
              <w:t>D</w:t>
            </w:r>
            <w:r w:rsidRPr="008E3983">
              <w:rPr>
                <w:b/>
                <w:color w:val="E36C0A"/>
              </w:rPr>
              <w:t>escription du flot d’évènement principal</w:t>
            </w:r>
          </w:p>
        </w:tc>
      </w:tr>
      <w:tr w:rsidR="00B357E4" w:rsidRPr="008E3983" w14:paraId="0F4AB115" w14:textId="77777777" w:rsidTr="00CB37E3">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568D2035" w14:textId="77777777" w:rsidR="00B357E4" w:rsidRPr="008E3983" w:rsidRDefault="00B357E4" w:rsidP="00CB37E3">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7F19792D" w14:textId="77777777" w:rsidR="00B357E4" w:rsidRPr="008E3983" w:rsidRDefault="00B357E4" w:rsidP="00CB37E3">
            <w:pPr>
              <w:pStyle w:val="OBSParagraphe1"/>
              <w:jc w:val="center"/>
              <w:rPr>
                <w:color w:val="000000"/>
              </w:rPr>
            </w:pPr>
            <w:r>
              <w:rPr>
                <w:color w:val="000000"/>
              </w:rPr>
              <w:t>S</w:t>
            </w:r>
            <w:r w:rsidRPr="008E3983">
              <w:rPr>
                <w:color w:val="000000"/>
              </w:rPr>
              <w:t>ystème</w:t>
            </w:r>
          </w:p>
        </w:tc>
      </w:tr>
      <w:tr w:rsidR="00B357E4" w:rsidRPr="008E3983" w14:paraId="46594481" w14:textId="77777777" w:rsidTr="00CB37E3">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3F781E2A" w14:textId="2D9E05DC" w:rsidR="00B357E4" w:rsidRPr="00E03961" w:rsidRDefault="00B357E4" w:rsidP="00CB37E3">
            <w:pPr>
              <w:rPr>
                <w:sz w:val="20"/>
                <w:szCs w:val="20"/>
              </w:rPr>
            </w:pPr>
            <w:r w:rsidRPr="00E03961">
              <w:rPr>
                <w:sz w:val="20"/>
                <w:szCs w:val="20"/>
              </w:rPr>
              <w:t>1. L’utilisateur sélectionne le véhicule de son choix parmi une liste déroulante</w:t>
            </w:r>
            <w:r w:rsidR="00CE799C" w:rsidRPr="00E03961">
              <w:rPr>
                <w:sz w:val="20"/>
                <w:szCs w:val="20"/>
              </w:rPr>
              <w:t>.</w:t>
            </w:r>
          </w:p>
          <w:p w14:paraId="7E29F92F" w14:textId="77777777" w:rsidR="00B357E4" w:rsidRPr="00E03961" w:rsidRDefault="00B357E4" w:rsidP="00CB37E3">
            <w:pPr>
              <w:rPr>
                <w:sz w:val="20"/>
                <w:szCs w:val="20"/>
              </w:rPr>
            </w:pPr>
          </w:p>
          <w:p w14:paraId="6D511B18" w14:textId="77777777" w:rsidR="00E03961" w:rsidRPr="00E03961" w:rsidRDefault="00E03961" w:rsidP="00CB37E3">
            <w:pPr>
              <w:rPr>
                <w:sz w:val="20"/>
                <w:szCs w:val="20"/>
              </w:rPr>
            </w:pPr>
          </w:p>
          <w:p w14:paraId="5B8956D6" w14:textId="77777777" w:rsidR="00E03961" w:rsidRPr="00E03961" w:rsidRDefault="00E03961" w:rsidP="00CB37E3">
            <w:pPr>
              <w:rPr>
                <w:sz w:val="20"/>
                <w:szCs w:val="20"/>
              </w:rPr>
            </w:pPr>
          </w:p>
          <w:p w14:paraId="3ED537F8" w14:textId="77777777" w:rsidR="00E03961" w:rsidRPr="00E03961" w:rsidRDefault="00E03961" w:rsidP="00CB37E3">
            <w:pPr>
              <w:rPr>
                <w:sz w:val="20"/>
                <w:szCs w:val="20"/>
              </w:rPr>
            </w:pPr>
          </w:p>
          <w:p w14:paraId="2B498EAA" w14:textId="64376A14" w:rsidR="00B357E4" w:rsidRPr="00E03961" w:rsidRDefault="00B357E4" w:rsidP="00CB37E3">
            <w:pPr>
              <w:rPr>
                <w:sz w:val="20"/>
                <w:szCs w:val="20"/>
              </w:rPr>
            </w:pPr>
            <w:r w:rsidRPr="00E03961">
              <w:rPr>
                <w:sz w:val="20"/>
                <w:szCs w:val="20"/>
              </w:rPr>
              <w:t>3. L’utilisateur sélectionne un wagon en cliquant sur l’onglet adéquat dans le menu de choix.</w:t>
            </w:r>
            <w:ins w:id="94" w:author="FREMANTEAU Lionel" w:date="2018-05-02T15:07:00Z">
              <w:r w:rsidR="00BC1F02">
                <w:rPr>
                  <w:sz w:val="20"/>
                  <w:szCs w:val="20"/>
                </w:rPr>
                <w:t xml:space="preserve"> (optionnel, le premier est sélectionné par défaut, notamment pour un bus)</w:t>
              </w:r>
            </w:ins>
          </w:p>
          <w:p w14:paraId="3FF2DCB6" w14:textId="77777777" w:rsidR="00B357E4" w:rsidRPr="00E03961" w:rsidRDefault="00B357E4" w:rsidP="00CB37E3">
            <w:pPr>
              <w:rPr>
                <w:sz w:val="20"/>
                <w:szCs w:val="20"/>
              </w:rPr>
            </w:pPr>
          </w:p>
          <w:p w14:paraId="6309FA7F" w14:textId="77777777" w:rsidR="00B357E4" w:rsidRPr="00E03961" w:rsidRDefault="00B357E4" w:rsidP="00CB37E3">
            <w:pPr>
              <w:rPr>
                <w:sz w:val="20"/>
                <w:szCs w:val="20"/>
              </w:rPr>
            </w:pPr>
          </w:p>
          <w:p w14:paraId="10DBC5D0" w14:textId="77777777" w:rsidR="00B357E4" w:rsidRPr="00E03961" w:rsidRDefault="00B357E4" w:rsidP="00CB37E3">
            <w:pPr>
              <w:rPr>
                <w:sz w:val="20"/>
                <w:szCs w:val="20"/>
              </w:rPr>
            </w:pPr>
          </w:p>
        </w:tc>
        <w:tc>
          <w:tcPr>
            <w:tcW w:w="4990" w:type="dxa"/>
            <w:tcBorders>
              <w:right w:val="single" w:sz="12" w:space="0" w:color="F79646"/>
            </w:tcBorders>
          </w:tcPr>
          <w:p w14:paraId="5A4070B6" w14:textId="77777777" w:rsidR="00B357E4" w:rsidRPr="00E03961" w:rsidRDefault="00B357E4" w:rsidP="00CB37E3">
            <w:pPr>
              <w:rPr>
                <w:sz w:val="20"/>
                <w:szCs w:val="20"/>
              </w:rPr>
            </w:pPr>
          </w:p>
          <w:p w14:paraId="102B6F14" w14:textId="77777777" w:rsidR="00E03961" w:rsidRPr="00E03961" w:rsidRDefault="00E03961" w:rsidP="00CB37E3">
            <w:pPr>
              <w:rPr>
                <w:sz w:val="20"/>
                <w:szCs w:val="20"/>
              </w:rPr>
            </w:pPr>
          </w:p>
          <w:p w14:paraId="7530E023" w14:textId="1DD7BB31" w:rsidR="00B357E4" w:rsidRPr="00E03961" w:rsidRDefault="00B357E4" w:rsidP="00CB37E3">
            <w:pPr>
              <w:rPr>
                <w:sz w:val="20"/>
                <w:szCs w:val="20"/>
              </w:rPr>
            </w:pPr>
            <w:r w:rsidRPr="00E03961">
              <w:rPr>
                <w:sz w:val="20"/>
                <w:szCs w:val="20"/>
              </w:rPr>
              <w:t xml:space="preserve">2. </w:t>
            </w:r>
            <w:r w:rsidR="0074529C" w:rsidRPr="00E03961">
              <w:rPr>
                <w:sz w:val="20"/>
                <w:szCs w:val="20"/>
              </w:rPr>
              <w:t>Les informations relatives au véhicule concerné apparaissent, de même que l</w:t>
            </w:r>
            <w:r w:rsidRPr="00E03961">
              <w:rPr>
                <w:sz w:val="20"/>
                <w:szCs w:val="20"/>
              </w:rPr>
              <w:t>e menu de choix des wagons composant l</w:t>
            </w:r>
            <w:r w:rsidR="00E03961" w:rsidRPr="00E03961">
              <w:rPr>
                <w:sz w:val="20"/>
                <w:szCs w:val="20"/>
              </w:rPr>
              <w:t>e véhicule sélectionné</w:t>
            </w:r>
            <w:r w:rsidRPr="00E03961">
              <w:rPr>
                <w:sz w:val="20"/>
                <w:szCs w:val="20"/>
              </w:rPr>
              <w:t>.</w:t>
            </w:r>
          </w:p>
          <w:p w14:paraId="6F139FBD" w14:textId="77777777" w:rsidR="00B357E4" w:rsidRPr="00E03961" w:rsidRDefault="00B357E4" w:rsidP="00CB37E3">
            <w:pPr>
              <w:pStyle w:val="Pucesniv1"/>
              <w:numPr>
                <w:ilvl w:val="0"/>
                <w:numId w:val="0"/>
              </w:numPr>
              <w:rPr>
                <w:sz w:val="20"/>
                <w:szCs w:val="20"/>
              </w:rPr>
            </w:pPr>
          </w:p>
          <w:p w14:paraId="5EE40D9E" w14:textId="77777777" w:rsidR="00B357E4" w:rsidRPr="00E03961" w:rsidRDefault="00B357E4" w:rsidP="00CB37E3">
            <w:pPr>
              <w:pStyle w:val="Pucesniv1"/>
              <w:numPr>
                <w:ilvl w:val="0"/>
                <w:numId w:val="0"/>
              </w:numPr>
              <w:rPr>
                <w:sz w:val="20"/>
                <w:szCs w:val="20"/>
              </w:rPr>
            </w:pPr>
          </w:p>
          <w:p w14:paraId="26664574" w14:textId="77777777" w:rsidR="00E03961" w:rsidRDefault="00E03961" w:rsidP="00CB37E3">
            <w:pPr>
              <w:pStyle w:val="Pucesniv1"/>
              <w:numPr>
                <w:ilvl w:val="0"/>
                <w:numId w:val="0"/>
              </w:numPr>
              <w:rPr>
                <w:ins w:id="95" w:author="FREMANTEAU Lionel" w:date="2018-05-02T15:07:00Z"/>
                <w:sz w:val="20"/>
                <w:szCs w:val="20"/>
              </w:rPr>
            </w:pPr>
          </w:p>
          <w:p w14:paraId="3CED6525" w14:textId="77777777" w:rsidR="00BC1F02" w:rsidRDefault="00BC1F02" w:rsidP="00CB37E3">
            <w:pPr>
              <w:pStyle w:val="Pucesniv1"/>
              <w:numPr>
                <w:ilvl w:val="0"/>
                <w:numId w:val="0"/>
              </w:numPr>
              <w:rPr>
                <w:ins w:id="96" w:author="FREMANTEAU Lionel" w:date="2018-05-02T15:07:00Z"/>
                <w:sz w:val="20"/>
                <w:szCs w:val="20"/>
              </w:rPr>
            </w:pPr>
          </w:p>
          <w:p w14:paraId="7A4E1B26" w14:textId="77777777" w:rsidR="00BC1F02" w:rsidRPr="00E03961" w:rsidRDefault="00BC1F02" w:rsidP="00CB37E3">
            <w:pPr>
              <w:pStyle w:val="Pucesniv1"/>
              <w:numPr>
                <w:ilvl w:val="0"/>
                <w:numId w:val="0"/>
              </w:numPr>
              <w:rPr>
                <w:sz w:val="20"/>
                <w:szCs w:val="20"/>
              </w:rPr>
            </w:pPr>
          </w:p>
          <w:p w14:paraId="6DEB5F41" w14:textId="05278101" w:rsidR="00B357E4" w:rsidRPr="00E03961" w:rsidRDefault="00B357E4" w:rsidP="00CB37E3">
            <w:pPr>
              <w:pStyle w:val="Pucesniv1"/>
              <w:numPr>
                <w:ilvl w:val="0"/>
                <w:numId w:val="0"/>
              </w:numPr>
              <w:rPr>
                <w:sz w:val="20"/>
                <w:szCs w:val="20"/>
              </w:rPr>
            </w:pPr>
            <w:r w:rsidRPr="00E03961">
              <w:rPr>
                <w:sz w:val="20"/>
                <w:szCs w:val="20"/>
              </w:rPr>
              <w:t xml:space="preserve">4. Les caméras embarquées dans le wagon sélectionné apparaissent. </w:t>
            </w:r>
            <w:r w:rsidR="00E03961" w:rsidRPr="00E03961">
              <w:rPr>
                <w:sz w:val="20"/>
                <w:szCs w:val="20"/>
              </w:rPr>
              <w:t xml:space="preserve">Au-dessus de </w:t>
            </w:r>
            <w:r w:rsidR="00830F8A" w:rsidRPr="00E03961">
              <w:rPr>
                <w:sz w:val="20"/>
                <w:szCs w:val="20"/>
              </w:rPr>
              <w:t>ces images sont affichés le nombre d’</w:t>
            </w:r>
            <w:r w:rsidR="00E03961" w:rsidRPr="00E03961">
              <w:rPr>
                <w:sz w:val="20"/>
                <w:szCs w:val="20"/>
              </w:rPr>
              <w:t xml:space="preserve">usagers, de </w:t>
            </w:r>
            <w:r w:rsidR="00830F8A" w:rsidRPr="00E03961">
              <w:rPr>
                <w:sz w:val="20"/>
                <w:szCs w:val="20"/>
              </w:rPr>
              <w:t>bagages</w:t>
            </w:r>
            <w:r w:rsidR="00E03961" w:rsidRPr="00E03961">
              <w:rPr>
                <w:sz w:val="20"/>
                <w:szCs w:val="20"/>
              </w:rPr>
              <w:t xml:space="preserve"> et d’OA (si applicable)</w:t>
            </w:r>
            <w:r w:rsidR="00EF3BD2" w:rsidRPr="00E03961">
              <w:rPr>
                <w:sz w:val="20"/>
                <w:szCs w:val="20"/>
              </w:rPr>
              <w:t xml:space="preserve"> détectés dans celles-ci. </w:t>
            </w:r>
          </w:p>
          <w:p w14:paraId="79B2404A" w14:textId="77777777" w:rsidR="00B357E4" w:rsidRPr="00E03961" w:rsidRDefault="00B357E4" w:rsidP="00CB37E3">
            <w:pPr>
              <w:pStyle w:val="Pucesniv1"/>
              <w:numPr>
                <w:ilvl w:val="0"/>
                <w:numId w:val="0"/>
              </w:numPr>
              <w:rPr>
                <w:sz w:val="20"/>
                <w:szCs w:val="20"/>
              </w:rPr>
            </w:pPr>
          </w:p>
        </w:tc>
      </w:tr>
      <w:tr w:rsidR="00B357E4" w14:paraId="0D6FD6A3" w14:textId="77777777" w:rsidTr="00CB37E3">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69A5D8CF" w14:textId="77777777" w:rsidR="00B357E4" w:rsidRPr="008E3983" w:rsidRDefault="00B357E4" w:rsidP="00CB37E3">
            <w:pPr>
              <w:pStyle w:val="OBSParagraphe1"/>
              <w:rPr>
                <w:color w:val="984806"/>
              </w:rPr>
            </w:pPr>
            <w:r>
              <w:rPr>
                <w:color w:val="984806"/>
              </w:rPr>
              <w:t>Flots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1A7B7623" w14:textId="49D62A60" w:rsidR="00B357E4" w:rsidRDefault="00B357E4" w:rsidP="00EF3BD2">
            <w:pPr>
              <w:keepNext/>
            </w:pPr>
            <w:r>
              <w:t>S</w:t>
            </w:r>
            <w:r w:rsidR="00830F8A">
              <w:t>ans objet</w:t>
            </w:r>
          </w:p>
        </w:tc>
      </w:tr>
    </w:tbl>
    <w:p w14:paraId="4605F035" w14:textId="15D0D956" w:rsidR="00EF3BD2" w:rsidRDefault="006A2346" w:rsidP="00EF3BD2">
      <w:pPr>
        <w:jc w:val="center"/>
      </w:pPr>
      <w:bookmarkStart w:id="97" w:name="_Toc512509602"/>
      <w:r>
        <w:lastRenderedPageBreak/>
        <w:t>T</w:t>
      </w:r>
      <w:r w:rsidR="00EF3BD2">
        <w:t>ableau n°</w:t>
      </w:r>
      <w:fldSimple w:instr=" SEQ Tableau \* ARABIC ">
        <w:r w:rsidR="007D7BB2">
          <w:rPr>
            <w:noProof/>
          </w:rPr>
          <w:t>5</w:t>
        </w:r>
      </w:fldSimple>
      <w:r w:rsidR="00EF3BD2">
        <w:t xml:space="preserve"> – Description du cas d’utilisation « Compter les objets détectés dans le véhicule »</w:t>
      </w:r>
      <w:bookmarkEnd w:id="97"/>
      <w:r w:rsidR="00E03961">
        <w:t xml:space="preserve"> en mode MC</w:t>
      </w:r>
    </w:p>
    <w:p w14:paraId="1E1FA712" w14:textId="77777777" w:rsidR="00EF3BD2" w:rsidRDefault="00EF3BD2" w:rsidP="00EF3BD2">
      <w:pPr>
        <w:pStyle w:val="Titre4"/>
      </w:pPr>
      <w:r>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EF3BD2" w:rsidRPr="008E3983" w14:paraId="5B135F68" w14:textId="77777777" w:rsidTr="00CB37E3">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3F592CAB" w14:textId="4E505C77" w:rsidR="00EF3BD2" w:rsidRPr="008E3983" w:rsidRDefault="00EF3BD2" w:rsidP="00CB37E3">
            <w:pPr>
              <w:rPr>
                <w:b/>
              </w:rPr>
            </w:pPr>
            <w:r>
              <w:rPr>
                <w:b/>
              </w:rPr>
              <w:t>E</w:t>
            </w:r>
            <w:r w:rsidRPr="008E3983">
              <w:rPr>
                <w:b/>
              </w:rPr>
              <w:t>xigences couvertes</w:t>
            </w:r>
          </w:p>
        </w:tc>
      </w:tr>
      <w:tr w:rsidR="00EF3BD2" w:rsidRPr="00B67AC1" w14:paraId="5DF247EE" w14:textId="77777777" w:rsidTr="00CB37E3">
        <w:trPr>
          <w:jc w:val="center"/>
        </w:trPr>
        <w:tc>
          <w:tcPr>
            <w:tcW w:w="9745" w:type="dxa"/>
            <w:tcBorders>
              <w:left w:val="single" w:sz="6" w:space="0" w:color="FF6600"/>
            </w:tcBorders>
            <w:shd w:val="clear" w:color="auto" w:fill="auto"/>
            <w:vAlign w:val="center"/>
          </w:tcPr>
          <w:p w14:paraId="113FF6F8" w14:textId="5C489CCC" w:rsidR="00EF3BD2" w:rsidRPr="00B67AC1" w:rsidRDefault="00EF3BD2" w:rsidP="00EF3BD2">
            <w:pPr>
              <w:jc w:val="left"/>
            </w:pPr>
            <w:r w:rsidRPr="00BB41CA">
              <w:t>R_UI_</w:t>
            </w:r>
            <w:r>
              <w:t>VEHICULE_3, R_UI_DETECTION_3, R_UI_DETECTION_4</w:t>
            </w:r>
            <w:r w:rsidR="006210AD">
              <w:t>, R_UI_CAMERA_3</w:t>
            </w:r>
          </w:p>
        </w:tc>
      </w:tr>
    </w:tbl>
    <w:p w14:paraId="6AD101BC" w14:textId="77777777" w:rsidR="00EF3BD2" w:rsidRDefault="00EF3BD2" w:rsidP="00EF3BD2"/>
    <w:p w14:paraId="0F3E9D56" w14:textId="47BB70E3" w:rsidR="00AF3904" w:rsidRDefault="00A82A89" w:rsidP="00AF3904">
      <w:pPr>
        <w:pStyle w:val="Titre3"/>
      </w:pPr>
      <w:bookmarkStart w:id="98" w:name="_Toc513023541"/>
      <w:r>
        <w:t>Donner le taux d’occupation du véhicule</w:t>
      </w:r>
      <w:bookmarkEnd w:id="98"/>
    </w:p>
    <w:p w14:paraId="72192745" w14:textId="77777777" w:rsidR="00A82A89" w:rsidRDefault="00A82A89" w:rsidP="00A82A89">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A82A89" w:rsidRPr="008E3983" w14:paraId="2585B69A" w14:textId="77777777" w:rsidTr="00CB37E3">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4A046439" w14:textId="444F779B" w:rsidR="00A82A89" w:rsidRPr="008E3983" w:rsidRDefault="00A82A89" w:rsidP="00CB37E3">
            <w:pPr>
              <w:jc w:val="center"/>
              <w:rPr>
                <w:b/>
              </w:rPr>
            </w:pPr>
            <w:r w:rsidRPr="008E3983">
              <w:rPr>
                <w:b/>
              </w:rPr>
              <w:t>« </w:t>
            </w:r>
            <w:r w:rsidRPr="00A82A89">
              <w:rPr>
                <w:b/>
              </w:rPr>
              <w:t>Donner le taux d’occupation du véhicule</w:t>
            </w:r>
            <w:r>
              <w:rPr>
                <w:b/>
              </w:rPr>
              <w:t xml:space="preserve"> </w:t>
            </w:r>
            <w:r w:rsidRPr="008E3983">
              <w:rPr>
                <w:b/>
              </w:rPr>
              <w:t>»</w:t>
            </w:r>
          </w:p>
        </w:tc>
      </w:tr>
      <w:tr w:rsidR="00A82A89" w:rsidRPr="008E3983" w14:paraId="5F9B1110" w14:textId="77777777" w:rsidTr="00CB37E3">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15BAE7E6" w14:textId="77777777" w:rsidR="00A82A89" w:rsidRPr="008E3983" w:rsidRDefault="00A82A89" w:rsidP="00CB37E3">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3E5F0DA4" w14:textId="77777777" w:rsidR="00A82A89" w:rsidRPr="008E3983" w:rsidRDefault="00A82A89" w:rsidP="00CB37E3">
            <w:r>
              <w:t>Opérateur, Conducteur</w:t>
            </w:r>
          </w:p>
        </w:tc>
      </w:tr>
      <w:tr w:rsidR="00A82A89" w:rsidRPr="008E3983" w14:paraId="6C7449E6"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5AEA6D66" w14:textId="77777777" w:rsidR="00A82A89" w:rsidRPr="008E3983" w:rsidRDefault="00A82A89" w:rsidP="00CB37E3">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6E73D30B" w14:textId="7BB90137" w:rsidR="00A82A89" w:rsidRPr="008E3983" w:rsidRDefault="00A82A89" w:rsidP="00A82A89">
            <w:r w:rsidRPr="008E3983">
              <w:t xml:space="preserve">Un utilisateur </w:t>
            </w:r>
            <w:r>
              <w:t>doit avoir accès au taux d’occupation du véhicule et par wagon.</w:t>
            </w:r>
          </w:p>
        </w:tc>
      </w:tr>
      <w:tr w:rsidR="00A82A89" w:rsidRPr="008E3983" w14:paraId="32F71670"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4443F4F7" w14:textId="77777777" w:rsidR="00A82A89" w:rsidRPr="008E3983" w:rsidRDefault="00A82A89" w:rsidP="00CB37E3">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E197DAB" w14:textId="77777777" w:rsidR="00A82A89" w:rsidRPr="008E3983" w:rsidRDefault="00A82A89" w:rsidP="00CB37E3">
            <w:pPr>
              <w:pStyle w:val="Pucesniv1"/>
              <w:numPr>
                <w:ilvl w:val="0"/>
                <w:numId w:val="0"/>
              </w:numPr>
            </w:pPr>
            <w:r>
              <w:t>L’utilisateur est connecté à l’IHM.</w:t>
            </w:r>
          </w:p>
        </w:tc>
      </w:tr>
      <w:tr w:rsidR="00A82A89" w:rsidRPr="008E3983" w14:paraId="28DD15B5" w14:textId="77777777" w:rsidTr="00CB37E3">
        <w:trPr>
          <w:trHeight w:val="599"/>
          <w:jc w:val="center"/>
        </w:trPr>
        <w:tc>
          <w:tcPr>
            <w:tcW w:w="2093" w:type="dxa"/>
            <w:tcBorders>
              <w:top w:val="nil"/>
              <w:left w:val="single" w:sz="12" w:space="0" w:color="F79646"/>
              <w:bottom w:val="nil"/>
              <w:right w:val="single" w:sz="8" w:space="0" w:color="F79646"/>
            </w:tcBorders>
            <w:shd w:val="clear" w:color="auto" w:fill="FFFFFF"/>
          </w:tcPr>
          <w:p w14:paraId="4C249031" w14:textId="77777777" w:rsidR="00A82A89" w:rsidRPr="008E3983" w:rsidRDefault="00A82A89" w:rsidP="00CB37E3">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31BC88E9" w14:textId="77777777" w:rsidR="00A82A89" w:rsidRPr="008E3983" w:rsidRDefault="00A82A89" w:rsidP="00CB37E3">
            <w:pPr>
              <w:pStyle w:val="Pucesniv1"/>
              <w:numPr>
                <w:ilvl w:val="0"/>
                <w:numId w:val="0"/>
              </w:numPr>
            </w:pPr>
            <w:r>
              <w:t>Sans objet</w:t>
            </w:r>
          </w:p>
        </w:tc>
      </w:tr>
      <w:tr w:rsidR="00A82A89" w:rsidRPr="008E3983" w14:paraId="7CD4BC61" w14:textId="77777777" w:rsidTr="00CB37E3">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44968A09" w14:textId="77777777" w:rsidR="00A82A89" w:rsidRPr="008E3983" w:rsidRDefault="00A82A89" w:rsidP="00CB37E3">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5E3A4778" w14:textId="77777777" w:rsidR="00A82A89" w:rsidRPr="008E3983" w:rsidRDefault="00A82A89" w:rsidP="00CB37E3">
            <w:r w:rsidRPr="008E3983">
              <w:t>Sans objet</w:t>
            </w:r>
          </w:p>
        </w:tc>
      </w:tr>
      <w:tr w:rsidR="00A82A89" w:rsidRPr="008E3983" w14:paraId="5DA1C051" w14:textId="77777777" w:rsidTr="00CB37E3">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084BC3C3" w14:textId="77777777" w:rsidR="00A82A89" w:rsidRPr="008E3983" w:rsidRDefault="00A82A89" w:rsidP="00CB37E3">
            <w:pPr>
              <w:pStyle w:val="OBSParagraphe1"/>
              <w:jc w:val="center"/>
              <w:rPr>
                <w:color w:val="000000"/>
              </w:rPr>
            </w:pPr>
            <w:r>
              <w:rPr>
                <w:b/>
                <w:color w:val="E36C0A"/>
              </w:rPr>
              <w:t>D</w:t>
            </w:r>
            <w:r w:rsidRPr="008E3983">
              <w:rPr>
                <w:b/>
                <w:color w:val="E36C0A"/>
              </w:rPr>
              <w:t>escription du flot d’évènement principal</w:t>
            </w:r>
          </w:p>
        </w:tc>
      </w:tr>
      <w:tr w:rsidR="00A82A89" w:rsidRPr="008E3983" w14:paraId="4EC3CC12" w14:textId="77777777" w:rsidTr="00CB37E3">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215BD146" w14:textId="77777777" w:rsidR="00A82A89" w:rsidRPr="008E3983" w:rsidRDefault="00A82A89" w:rsidP="00CB37E3">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5A7828D8" w14:textId="77777777" w:rsidR="00A82A89" w:rsidRPr="008E3983" w:rsidRDefault="00A82A89" w:rsidP="00CB37E3">
            <w:pPr>
              <w:pStyle w:val="OBSParagraphe1"/>
              <w:jc w:val="center"/>
              <w:rPr>
                <w:color w:val="000000"/>
              </w:rPr>
            </w:pPr>
            <w:r>
              <w:rPr>
                <w:color w:val="000000"/>
              </w:rPr>
              <w:t>S</w:t>
            </w:r>
            <w:r w:rsidRPr="008E3983">
              <w:rPr>
                <w:color w:val="000000"/>
              </w:rPr>
              <w:t>ystème</w:t>
            </w:r>
          </w:p>
        </w:tc>
      </w:tr>
      <w:tr w:rsidR="00A82A89" w:rsidRPr="008E3983" w14:paraId="30F78F03" w14:textId="77777777" w:rsidTr="00CB37E3">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4878B411" w14:textId="3BF12826" w:rsidR="00A82A89" w:rsidRPr="008E3983" w:rsidRDefault="00A82A89" w:rsidP="00CB37E3">
            <w:r w:rsidRPr="008E3983">
              <w:t xml:space="preserve">1. </w:t>
            </w:r>
            <w:r>
              <w:t>L</w:t>
            </w:r>
            <w:r w:rsidRPr="008E3983">
              <w:t xml:space="preserve">’utilisateur </w:t>
            </w:r>
            <w:r>
              <w:t>sélectionne le véhicule de son choix parmi une liste déroulante</w:t>
            </w:r>
            <w:r w:rsidR="00CE799C">
              <w:t>.</w:t>
            </w:r>
          </w:p>
          <w:p w14:paraId="59A0CEBC" w14:textId="77777777" w:rsidR="00A82A89" w:rsidRDefault="00A82A89" w:rsidP="00CB37E3"/>
          <w:p w14:paraId="046A0C3E" w14:textId="77777777" w:rsidR="00E73ACE" w:rsidRDefault="00E73ACE" w:rsidP="00CB37E3"/>
          <w:p w14:paraId="73645713" w14:textId="77777777" w:rsidR="00E73ACE" w:rsidRDefault="00E73ACE" w:rsidP="00CB37E3"/>
          <w:p w14:paraId="41F5D836" w14:textId="77777777" w:rsidR="00A82A89" w:rsidRPr="008E3983" w:rsidRDefault="00A82A89" w:rsidP="00E03961"/>
        </w:tc>
        <w:tc>
          <w:tcPr>
            <w:tcW w:w="4990" w:type="dxa"/>
            <w:tcBorders>
              <w:right w:val="single" w:sz="12" w:space="0" w:color="F79646"/>
            </w:tcBorders>
          </w:tcPr>
          <w:p w14:paraId="0F7461D1" w14:textId="77777777" w:rsidR="00A82A89" w:rsidRPr="008E3983" w:rsidRDefault="00A82A89" w:rsidP="00CB37E3"/>
          <w:p w14:paraId="6B6D68B7" w14:textId="77777777" w:rsidR="00E73ACE" w:rsidRDefault="00E73ACE" w:rsidP="00CB37E3"/>
          <w:p w14:paraId="7ED94C5D" w14:textId="45D12AF6" w:rsidR="00A82A89" w:rsidRDefault="00A82A89" w:rsidP="00CB37E3">
            <w:r w:rsidRPr="008E3983">
              <w:t xml:space="preserve">2. </w:t>
            </w:r>
            <w:r w:rsidR="00E73ACE">
              <w:t>Les informations relatives au véhicule concerné apparaissent, notamment le taux d’occupation du véhicule ainsi que la date à laquelle il a été calculé pour la dernière fois.</w:t>
            </w:r>
          </w:p>
          <w:p w14:paraId="21A423A1" w14:textId="1DC21040" w:rsidR="00A82A89" w:rsidRPr="008E3983" w:rsidRDefault="006210AD" w:rsidP="00E03961">
            <w:pPr>
              <w:pStyle w:val="Pucesniv1"/>
              <w:numPr>
                <w:ilvl w:val="0"/>
                <w:numId w:val="0"/>
              </w:numPr>
            </w:pPr>
            <w:r>
              <w:t>Le système renseigne</w:t>
            </w:r>
            <w:r w:rsidR="00E03961">
              <w:t xml:space="preserve"> également</w:t>
            </w:r>
            <w:r>
              <w:t xml:space="preserve"> le taux d’occupation </w:t>
            </w:r>
            <w:r w:rsidR="00E03961">
              <w:t>pour</w:t>
            </w:r>
            <w:r>
              <w:t xml:space="preserve"> chaque wagon.</w:t>
            </w:r>
          </w:p>
        </w:tc>
      </w:tr>
      <w:tr w:rsidR="00A82A89" w14:paraId="7F41D55F" w14:textId="77777777" w:rsidTr="00CB37E3">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2436306C" w14:textId="77777777" w:rsidR="00A82A89" w:rsidRPr="008E3983" w:rsidRDefault="00A82A89" w:rsidP="00CB37E3">
            <w:pPr>
              <w:pStyle w:val="OBSParagraphe1"/>
              <w:rPr>
                <w:color w:val="984806"/>
              </w:rPr>
            </w:pPr>
            <w:r>
              <w:rPr>
                <w:color w:val="984806"/>
              </w:rPr>
              <w:t>Flots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4DEC59E7" w14:textId="77777777" w:rsidR="00A82A89" w:rsidRDefault="00A82A89" w:rsidP="00CB37E3">
            <w:pPr>
              <w:keepNext/>
            </w:pPr>
            <w:r>
              <w:t>Sans objet</w:t>
            </w:r>
          </w:p>
        </w:tc>
      </w:tr>
    </w:tbl>
    <w:p w14:paraId="1BA39147" w14:textId="4EF1E1CE" w:rsidR="00A82A89" w:rsidRDefault="006A2346" w:rsidP="00A82A89">
      <w:pPr>
        <w:jc w:val="center"/>
      </w:pPr>
      <w:bookmarkStart w:id="99" w:name="_Toc512509603"/>
      <w:r>
        <w:t>T</w:t>
      </w:r>
      <w:r w:rsidR="00A82A89">
        <w:t>ableau n°</w:t>
      </w:r>
      <w:fldSimple w:instr=" SEQ Tableau \* ARABIC ">
        <w:r w:rsidR="007D7BB2">
          <w:rPr>
            <w:noProof/>
          </w:rPr>
          <w:t>6</w:t>
        </w:r>
      </w:fldSimple>
      <w:r w:rsidR="00A82A89">
        <w:t xml:space="preserve"> – Description du cas d’utilisation « </w:t>
      </w:r>
      <w:r w:rsidR="006210AD">
        <w:t>Donner le taux d’occupation du</w:t>
      </w:r>
      <w:r w:rsidR="00A82A89">
        <w:t xml:space="preserve"> véhicule »</w:t>
      </w:r>
      <w:bookmarkEnd w:id="99"/>
    </w:p>
    <w:p w14:paraId="6D091CB1" w14:textId="77777777" w:rsidR="00A82A89" w:rsidRDefault="00A82A89" w:rsidP="00A82A89">
      <w:pPr>
        <w:pStyle w:val="Titre4"/>
      </w:pPr>
      <w:r>
        <w:lastRenderedPageBreak/>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A82A89" w:rsidRPr="008E3983" w14:paraId="1035B069" w14:textId="77777777" w:rsidTr="00CB37E3">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119EB295" w14:textId="77777777" w:rsidR="00A82A89" w:rsidRPr="008E3983" w:rsidRDefault="00A82A89" w:rsidP="00CB37E3">
            <w:pPr>
              <w:rPr>
                <w:b/>
              </w:rPr>
            </w:pPr>
            <w:r>
              <w:rPr>
                <w:b/>
              </w:rPr>
              <w:t>E</w:t>
            </w:r>
            <w:r w:rsidRPr="008E3983">
              <w:rPr>
                <w:b/>
              </w:rPr>
              <w:t>xigences couvertes</w:t>
            </w:r>
          </w:p>
        </w:tc>
      </w:tr>
      <w:tr w:rsidR="00A82A89" w:rsidRPr="00B67AC1" w14:paraId="595AD052" w14:textId="77777777" w:rsidTr="00CB37E3">
        <w:trPr>
          <w:jc w:val="center"/>
        </w:trPr>
        <w:tc>
          <w:tcPr>
            <w:tcW w:w="9745" w:type="dxa"/>
            <w:tcBorders>
              <w:left w:val="single" w:sz="6" w:space="0" w:color="FF6600"/>
            </w:tcBorders>
            <w:shd w:val="clear" w:color="auto" w:fill="auto"/>
            <w:vAlign w:val="center"/>
          </w:tcPr>
          <w:p w14:paraId="76BD5B0C" w14:textId="7466DF55" w:rsidR="00A82A89" w:rsidRPr="00B67AC1" w:rsidRDefault="006210AD" w:rsidP="00CB37E3">
            <w:pPr>
              <w:jc w:val="left"/>
            </w:pPr>
            <w:r>
              <w:t>R_UI_TAUX_OCC_1, R_UI_TAUX_OCC_2, R_UI_TAUX_OCC_3, R_UI_CAMERA_3</w:t>
            </w:r>
          </w:p>
        </w:tc>
      </w:tr>
    </w:tbl>
    <w:p w14:paraId="3C2B6480" w14:textId="77777777" w:rsidR="00104067" w:rsidRDefault="00104067" w:rsidP="00A82A89">
      <w:pPr>
        <w:rPr>
          <w:rFonts w:cs="Shruti"/>
        </w:rPr>
      </w:pPr>
    </w:p>
    <w:p w14:paraId="7D5521A2" w14:textId="1EB20086" w:rsidR="00CB37E3" w:rsidRPr="00CB37E3" w:rsidRDefault="00CB37E3" w:rsidP="00CB37E3">
      <w:pPr>
        <w:pStyle w:val="Titre3"/>
      </w:pPr>
      <w:bookmarkStart w:id="100" w:name="_Toc513023542"/>
      <w:r>
        <w:t>Alerter en cas de détection d’objets lors de la transition du mode MC vers le mode AM</w:t>
      </w:r>
      <w:bookmarkEnd w:id="100"/>
    </w:p>
    <w:p w14:paraId="016F6400" w14:textId="77777777" w:rsidR="00CB37E3" w:rsidRDefault="00CB37E3" w:rsidP="00CB37E3">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CB37E3" w:rsidRPr="008E3983" w14:paraId="4BF37558" w14:textId="77777777" w:rsidTr="00CB37E3">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295C108B" w14:textId="5776BF3B" w:rsidR="00CB37E3" w:rsidRPr="008E3983" w:rsidRDefault="00CB37E3" w:rsidP="00CB37E3">
            <w:pPr>
              <w:jc w:val="center"/>
              <w:rPr>
                <w:b/>
              </w:rPr>
            </w:pPr>
            <w:r>
              <w:rPr>
                <w:b/>
              </w:rPr>
              <w:t xml:space="preserve">« </w:t>
            </w:r>
            <w:r w:rsidRPr="00CB37E3">
              <w:rPr>
                <w:b/>
              </w:rPr>
              <w:t>Alerter en cas de détection d’objets lors de la trans</w:t>
            </w:r>
            <w:r>
              <w:rPr>
                <w:b/>
              </w:rPr>
              <w:t xml:space="preserve">ition du mode MC vers le mode AM </w:t>
            </w:r>
            <w:r w:rsidRPr="008E3983">
              <w:rPr>
                <w:b/>
              </w:rPr>
              <w:t>»</w:t>
            </w:r>
          </w:p>
        </w:tc>
      </w:tr>
      <w:tr w:rsidR="00CB37E3" w:rsidRPr="008E3983" w14:paraId="48F8391A" w14:textId="77777777" w:rsidTr="00CB37E3">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55E995EF" w14:textId="77777777" w:rsidR="00CB37E3" w:rsidRPr="008E3983" w:rsidRDefault="00CB37E3" w:rsidP="00CB37E3">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D29D5B3" w14:textId="77777777" w:rsidR="00CB37E3" w:rsidRPr="008E3983" w:rsidRDefault="00CB37E3" w:rsidP="00CB37E3">
            <w:r>
              <w:t>Opérateur, Conducteur</w:t>
            </w:r>
          </w:p>
        </w:tc>
      </w:tr>
      <w:tr w:rsidR="00CB37E3" w:rsidRPr="008E3983" w14:paraId="52D5B5EE"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75B364B2" w14:textId="77777777" w:rsidR="00CB37E3" w:rsidRPr="008E3983" w:rsidRDefault="00CB37E3" w:rsidP="00CB37E3">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7E2B0116" w14:textId="068E54AF" w:rsidR="00CB37E3" w:rsidRPr="008E3983" w:rsidRDefault="00CB37E3" w:rsidP="00B76D85">
            <w:r w:rsidRPr="008E3983">
              <w:t xml:space="preserve">Un utilisateur </w:t>
            </w:r>
            <w:r>
              <w:t xml:space="preserve">doit avoir </w:t>
            </w:r>
            <w:r w:rsidR="00B76D85">
              <w:t xml:space="preserve">la possibilité de lancer une alerte si des usagers et/ou bagages </w:t>
            </w:r>
            <w:r w:rsidR="00A6254E">
              <w:t>sont détectés lors de la transition lors du mode « mission commerciale » vers le mode « attente de mission »</w:t>
            </w:r>
            <w:r>
              <w:t>.</w:t>
            </w:r>
          </w:p>
        </w:tc>
      </w:tr>
      <w:tr w:rsidR="00CB37E3" w:rsidRPr="008E3983" w14:paraId="4BB245F0"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6BB15EEC" w14:textId="77777777" w:rsidR="00CB37E3" w:rsidRPr="008E3983" w:rsidRDefault="00CB37E3" w:rsidP="00CB37E3">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0DF84FE" w14:textId="77777777" w:rsidR="00CB37E3" w:rsidRDefault="00CB37E3" w:rsidP="00A6254E">
            <w:pPr>
              <w:pStyle w:val="Pucesniv1"/>
              <w:numPr>
                <w:ilvl w:val="0"/>
                <w:numId w:val="14"/>
              </w:numPr>
            </w:pPr>
            <w:r>
              <w:t>L’utilisateur est connecté à l’IHM.</w:t>
            </w:r>
          </w:p>
          <w:p w14:paraId="0E93806B" w14:textId="437CBD5C" w:rsidR="00A6254E" w:rsidRPr="008E3983" w:rsidRDefault="00A6254E" w:rsidP="00A6254E">
            <w:pPr>
              <w:pStyle w:val="Pucesniv1"/>
              <w:numPr>
                <w:ilvl w:val="0"/>
                <w:numId w:val="14"/>
              </w:numPr>
            </w:pPr>
            <w:r>
              <w:t>Le véhicule se trouve en transition du mode « mission commerciale » vers le mode « attente de mission »</w:t>
            </w:r>
          </w:p>
        </w:tc>
      </w:tr>
      <w:tr w:rsidR="00CB37E3" w:rsidRPr="008E3983" w14:paraId="1F510B4B" w14:textId="77777777" w:rsidTr="00CB37E3">
        <w:trPr>
          <w:trHeight w:val="599"/>
          <w:jc w:val="center"/>
        </w:trPr>
        <w:tc>
          <w:tcPr>
            <w:tcW w:w="2093" w:type="dxa"/>
            <w:tcBorders>
              <w:top w:val="nil"/>
              <w:left w:val="single" w:sz="12" w:space="0" w:color="F79646"/>
              <w:bottom w:val="nil"/>
              <w:right w:val="single" w:sz="8" w:space="0" w:color="F79646"/>
            </w:tcBorders>
            <w:shd w:val="clear" w:color="auto" w:fill="FFFFFF"/>
          </w:tcPr>
          <w:p w14:paraId="1131E374" w14:textId="77777777" w:rsidR="00CB37E3" w:rsidRPr="008E3983" w:rsidRDefault="00CB37E3" w:rsidP="00CB37E3">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41EF95C2" w14:textId="2BD91122" w:rsidR="00CB37E3" w:rsidRPr="008E3983" w:rsidRDefault="00A6254E" w:rsidP="00CB37E3">
            <w:pPr>
              <w:pStyle w:val="Pucesniv1"/>
              <w:numPr>
                <w:ilvl w:val="0"/>
                <w:numId w:val="0"/>
              </w:numPr>
            </w:pPr>
            <w:r>
              <w:t xml:space="preserve">Au moins un usager et/ou au moins un bagage ont été détectés lors de la transition du mode MC vers le mode AM. </w:t>
            </w:r>
          </w:p>
        </w:tc>
      </w:tr>
      <w:tr w:rsidR="00CB37E3" w:rsidRPr="008E3983" w14:paraId="31E050B6" w14:textId="77777777" w:rsidTr="00CB37E3">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032B1198" w14:textId="77777777" w:rsidR="00CB37E3" w:rsidRPr="008E3983" w:rsidRDefault="00CB37E3" w:rsidP="00CB37E3">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264EA36D" w14:textId="77777777" w:rsidR="00CB37E3" w:rsidRPr="008E3983" w:rsidRDefault="00CB37E3" w:rsidP="00CB37E3">
            <w:r w:rsidRPr="008E3983">
              <w:t>Sans objet</w:t>
            </w:r>
          </w:p>
        </w:tc>
      </w:tr>
      <w:tr w:rsidR="00CB37E3" w:rsidRPr="008E3983" w14:paraId="5FE42ED0" w14:textId="77777777" w:rsidTr="00CB37E3">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058524DF" w14:textId="77777777" w:rsidR="00CB37E3" w:rsidRPr="008E3983" w:rsidRDefault="00CB37E3" w:rsidP="00CB37E3">
            <w:pPr>
              <w:pStyle w:val="OBSParagraphe1"/>
              <w:jc w:val="center"/>
              <w:rPr>
                <w:color w:val="000000"/>
              </w:rPr>
            </w:pPr>
            <w:r>
              <w:rPr>
                <w:b/>
                <w:color w:val="E36C0A"/>
              </w:rPr>
              <w:t>D</w:t>
            </w:r>
            <w:r w:rsidRPr="008E3983">
              <w:rPr>
                <w:b/>
                <w:color w:val="E36C0A"/>
              </w:rPr>
              <w:t>escription du flot d’évènement principal</w:t>
            </w:r>
          </w:p>
        </w:tc>
      </w:tr>
      <w:tr w:rsidR="00CB37E3" w:rsidRPr="008E3983" w14:paraId="547F861B" w14:textId="77777777" w:rsidTr="00CB37E3">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4FE4DD6B" w14:textId="77777777" w:rsidR="00CB37E3" w:rsidRPr="008E3983" w:rsidRDefault="00CB37E3" w:rsidP="00CB37E3">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1A0F3561" w14:textId="77777777" w:rsidR="00CB37E3" w:rsidRPr="008E3983" w:rsidRDefault="00CB37E3" w:rsidP="00CB37E3">
            <w:pPr>
              <w:pStyle w:val="OBSParagraphe1"/>
              <w:jc w:val="center"/>
              <w:rPr>
                <w:color w:val="000000"/>
              </w:rPr>
            </w:pPr>
            <w:r>
              <w:rPr>
                <w:color w:val="000000"/>
              </w:rPr>
              <w:t>S</w:t>
            </w:r>
            <w:r w:rsidRPr="008E3983">
              <w:rPr>
                <w:color w:val="000000"/>
              </w:rPr>
              <w:t>ystème</w:t>
            </w:r>
          </w:p>
        </w:tc>
      </w:tr>
      <w:tr w:rsidR="00CB37E3" w:rsidRPr="008E3983" w14:paraId="388B8ACA" w14:textId="77777777" w:rsidTr="00CB37E3">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0406F3FC" w14:textId="68C6266B" w:rsidR="00CE799C" w:rsidRPr="00E03961" w:rsidRDefault="00CE799C" w:rsidP="00CE799C">
            <w:pPr>
              <w:rPr>
                <w:szCs w:val="22"/>
              </w:rPr>
            </w:pPr>
            <w:r w:rsidRPr="00E03961">
              <w:rPr>
                <w:szCs w:val="22"/>
              </w:rPr>
              <w:t xml:space="preserve">1. </w:t>
            </w:r>
            <w:r w:rsidR="00CB37E3" w:rsidRPr="00E03961">
              <w:rPr>
                <w:szCs w:val="22"/>
              </w:rPr>
              <w:t xml:space="preserve">L’utilisateur </w:t>
            </w:r>
            <w:r w:rsidRPr="00E03961">
              <w:rPr>
                <w:szCs w:val="22"/>
              </w:rPr>
              <w:t xml:space="preserve">sélectionne le véhicule de son </w:t>
            </w:r>
            <w:r w:rsidR="00CB37E3" w:rsidRPr="00E03961">
              <w:rPr>
                <w:szCs w:val="22"/>
              </w:rPr>
              <w:t>choix parmi une liste déroulante</w:t>
            </w:r>
            <w:r w:rsidRPr="00E03961">
              <w:rPr>
                <w:szCs w:val="22"/>
              </w:rPr>
              <w:t>.</w:t>
            </w:r>
          </w:p>
          <w:p w14:paraId="3A19BEE3" w14:textId="77777777" w:rsidR="00CB37E3" w:rsidRPr="00E03961" w:rsidRDefault="00CB37E3" w:rsidP="00CB37E3">
            <w:pPr>
              <w:rPr>
                <w:szCs w:val="22"/>
              </w:rPr>
            </w:pPr>
          </w:p>
          <w:p w14:paraId="08BCCB6E" w14:textId="77777777" w:rsidR="00CB37E3" w:rsidRPr="00E03961" w:rsidRDefault="00CB37E3" w:rsidP="00CB37E3">
            <w:pPr>
              <w:rPr>
                <w:szCs w:val="22"/>
              </w:rPr>
            </w:pPr>
          </w:p>
          <w:p w14:paraId="4DD500F2" w14:textId="77777777" w:rsidR="00CB37E3" w:rsidRPr="00E03961" w:rsidRDefault="00CB37E3" w:rsidP="00CB37E3">
            <w:pPr>
              <w:rPr>
                <w:szCs w:val="22"/>
              </w:rPr>
            </w:pPr>
          </w:p>
          <w:p w14:paraId="5BC428C1" w14:textId="77777777" w:rsidR="00CE799C" w:rsidRPr="00E03961" w:rsidRDefault="00CE799C" w:rsidP="00CB37E3">
            <w:pPr>
              <w:rPr>
                <w:szCs w:val="22"/>
              </w:rPr>
            </w:pPr>
          </w:p>
          <w:p w14:paraId="7F92106A" w14:textId="7447613E" w:rsidR="00CB37E3" w:rsidRPr="00E03961" w:rsidRDefault="00CB37E3" w:rsidP="00CB37E3">
            <w:pPr>
              <w:rPr>
                <w:szCs w:val="22"/>
              </w:rPr>
            </w:pPr>
            <w:r w:rsidRPr="00E03961">
              <w:rPr>
                <w:szCs w:val="22"/>
              </w:rPr>
              <w:t>3. L’utilisateur c</w:t>
            </w:r>
            <w:r w:rsidR="00CE799C" w:rsidRPr="00E03961">
              <w:rPr>
                <w:szCs w:val="22"/>
              </w:rPr>
              <w:t>lique sur un bouton proposant de lancer une alerte.</w:t>
            </w:r>
          </w:p>
          <w:p w14:paraId="218C9DCF" w14:textId="77777777" w:rsidR="00CB37E3" w:rsidRPr="00E03961" w:rsidRDefault="00CB37E3" w:rsidP="00CB37E3">
            <w:pPr>
              <w:rPr>
                <w:szCs w:val="22"/>
              </w:rPr>
            </w:pPr>
          </w:p>
        </w:tc>
        <w:tc>
          <w:tcPr>
            <w:tcW w:w="4990" w:type="dxa"/>
            <w:tcBorders>
              <w:right w:val="single" w:sz="12" w:space="0" w:color="F79646"/>
            </w:tcBorders>
          </w:tcPr>
          <w:p w14:paraId="2A8EC5DF" w14:textId="77777777" w:rsidR="00CB37E3" w:rsidRPr="00E03961" w:rsidRDefault="00CB37E3" w:rsidP="00CB37E3">
            <w:pPr>
              <w:rPr>
                <w:szCs w:val="22"/>
              </w:rPr>
            </w:pPr>
          </w:p>
          <w:p w14:paraId="4249D447" w14:textId="77777777" w:rsidR="00CB37E3" w:rsidRPr="00E03961" w:rsidRDefault="00CB37E3" w:rsidP="00CB37E3">
            <w:pPr>
              <w:rPr>
                <w:szCs w:val="22"/>
              </w:rPr>
            </w:pPr>
          </w:p>
          <w:p w14:paraId="25618096" w14:textId="29055EF4" w:rsidR="00CB37E3" w:rsidRPr="00E03961" w:rsidRDefault="00CB37E3" w:rsidP="00CB37E3">
            <w:pPr>
              <w:rPr>
                <w:szCs w:val="22"/>
              </w:rPr>
            </w:pPr>
            <w:r w:rsidRPr="00E03961">
              <w:rPr>
                <w:szCs w:val="22"/>
              </w:rPr>
              <w:t xml:space="preserve">2. Les informations relatives au véhicule concerné apparaissent, </w:t>
            </w:r>
            <w:r w:rsidR="00A6254E" w:rsidRPr="00E03961">
              <w:rPr>
                <w:szCs w:val="22"/>
              </w:rPr>
              <w:t xml:space="preserve">notamment un encart informatif de danger indiquant la </w:t>
            </w:r>
            <w:r w:rsidR="00CE799C" w:rsidRPr="00E03961">
              <w:rPr>
                <w:szCs w:val="22"/>
              </w:rPr>
              <w:t>présence d’usager(s) ou de bagage(s) dans le véhicule.</w:t>
            </w:r>
          </w:p>
          <w:p w14:paraId="288EB756" w14:textId="77777777" w:rsidR="00CB37E3" w:rsidRPr="00E03961" w:rsidRDefault="00CB37E3" w:rsidP="00CB37E3">
            <w:pPr>
              <w:pStyle w:val="Pucesniv1"/>
              <w:numPr>
                <w:ilvl w:val="0"/>
                <w:numId w:val="0"/>
              </w:numPr>
            </w:pPr>
          </w:p>
          <w:p w14:paraId="0F5C663B" w14:textId="77777777" w:rsidR="00CE799C" w:rsidRPr="00E03961" w:rsidRDefault="00CE799C" w:rsidP="00CB37E3">
            <w:pPr>
              <w:pStyle w:val="Pucesniv1"/>
              <w:numPr>
                <w:ilvl w:val="0"/>
                <w:numId w:val="0"/>
              </w:numPr>
            </w:pPr>
          </w:p>
          <w:p w14:paraId="00B4F0EE" w14:textId="28B5AD2C" w:rsidR="00CB37E3" w:rsidRPr="00E03961" w:rsidRDefault="00CB37E3" w:rsidP="00CE799C">
            <w:pPr>
              <w:pStyle w:val="Pucesniv1"/>
              <w:numPr>
                <w:ilvl w:val="0"/>
                <w:numId w:val="0"/>
              </w:numPr>
            </w:pPr>
            <w:r w:rsidRPr="00E03961">
              <w:t xml:space="preserve">4. Le système </w:t>
            </w:r>
            <w:r w:rsidR="00CE799C" w:rsidRPr="00E03961">
              <w:t>lance l’alerte (i.e. il diffuse une sirène</w:t>
            </w:r>
            <w:r w:rsidR="00CE799C" w:rsidRPr="00E03961">
              <w:rPr>
                <w:rStyle w:val="Appelnotedebasdep"/>
              </w:rPr>
              <w:footnoteReference w:id="5"/>
            </w:r>
            <w:r w:rsidR="00CE799C" w:rsidRPr="00E03961">
              <w:t xml:space="preserve"> dans les locaux où se trouve l’opérateur).</w:t>
            </w:r>
          </w:p>
        </w:tc>
      </w:tr>
      <w:tr w:rsidR="00CB37E3" w14:paraId="2BCD24FC" w14:textId="77777777" w:rsidTr="00CB37E3">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5C58474A" w14:textId="77777777" w:rsidR="00CB37E3" w:rsidRPr="008E3983" w:rsidRDefault="00CB37E3" w:rsidP="00CB37E3">
            <w:pPr>
              <w:pStyle w:val="OBSParagraphe1"/>
              <w:rPr>
                <w:color w:val="984806"/>
              </w:rPr>
            </w:pPr>
            <w:r>
              <w:rPr>
                <w:color w:val="984806"/>
              </w:rPr>
              <w:lastRenderedPageBreak/>
              <w:t>Flots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41B3DA5E" w14:textId="77777777" w:rsidR="00CB37E3" w:rsidRDefault="00CB37E3" w:rsidP="00CB37E3">
            <w:pPr>
              <w:keepNext/>
            </w:pPr>
            <w:r>
              <w:t>Sans objet</w:t>
            </w:r>
          </w:p>
        </w:tc>
      </w:tr>
    </w:tbl>
    <w:p w14:paraId="7810B368" w14:textId="1BE47B9B" w:rsidR="00CB37E3" w:rsidRDefault="006A2346" w:rsidP="00CB37E3">
      <w:pPr>
        <w:jc w:val="center"/>
      </w:pPr>
      <w:bookmarkStart w:id="101" w:name="_Toc512509604"/>
      <w:r>
        <w:t>T</w:t>
      </w:r>
      <w:r w:rsidR="00CB37E3">
        <w:t>ableau n°</w:t>
      </w:r>
      <w:fldSimple w:instr=" SEQ Tableau \* ARABIC ">
        <w:r w:rsidR="007D7BB2">
          <w:rPr>
            <w:noProof/>
          </w:rPr>
          <w:t>7</w:t>
        </w:r>
      </w:fldSimple>
      <w:r w:rsidR="00CB37E3">
        <w:t xml:space="preserve"> – Description du cas d’utilisation « Donner le taux d’occupation du véhicule »</w:t>
      </w:r>
      <w:bookmarkEnd w:id="101"/>
    </w:p>
    <w:p w14:paraId="33BF9125" w14:textId="77777777" w:rsidR="00CB37E3" w:rsidRDefault="00CB37E3" w:rsidP="00CB37E3">
      <w:pPr>
        <w:pStyle w:val="Titre4"/>
      </w:pPr>
      <w:r>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CB37E3" w:rsidRPr="008E3983" w14:paraId="6ABE5FE0" w14:textId="77777777" w:rsidTr="00CB37E3">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73015BA" w14:textId="77777777" w:rsidR="00CB37E3" w:rsidRPr="008E3983" w:rsidRDefault="00CB37E3" w:rsidP="00CB37E3">
            <w:pPr>
              <w:rPr>
                <w:b/>
              </w:rPr>
            </w:pPr>
            <w:r>
              <w:rPr>
                <w:b/>
              </w:rPr>
              <w:t>E</w:t>
            </w:r>
            <w:r w:rsidRPr="008E3983">
              <w:rPr>
                <w:b/>
              </w:rPr>
              <w:t>xigences couvertes</w:t>
            </w:r>
          </w:p>
        </w:tc>
      </w:tr>
      <w:tr w:rsidR="00CB37E3" w:rsidRPr="00B67AC1" w14:paraId="21744056" w14:textId="77777777" w:rsidTr="00CB37E3">
        <w:trPr>
          <w:jc w:val="center"/>
        </w:trPr>
        <w:tc>
          <w:tcPr>
            <w:tcW w:w="9745" w:type="dxa"/>
            <w:tcBorders>
              <w:left w:val="single" w:sz="6" w:space="0" w:color="FF6600"/>
            </w:tcBorders>
            <w:shd w:val="clear" w:color="auto" w:fill="auto"/>
            <w:vAlign w:val="center"/>
          </w:tcPr>
          <w:p w14:paraId="24711661" w14:textId="18E689BC" w:rsidR="00CB37E3" w:rsidRPr="00B67AC1" w:rsidRDefault="00CE799C" w:rsidP="00CE799C">
            <w:pPr>
              <w:jc w:val="left"/>
            </w:pPr>
            <w:r>
              <w:t xml:space="preserve">R_UI_SECURITE_1,  R_UI_SECURITE_2,  R_UI_SECURITE_3,  </w:t>
            </w:r>
            <w:r w:rsidR="00CB37E3">
              <w:t>R_UI_CAMERA_3</w:t>
            </w:r>
          </w:p>
        </w:tc>
      </w:tr>
    </w:tbl>
    <w:p w14:paraId="157F8EE6" w14:textId="77777777" w:rsidR="00CB37E3" w:rsidRDefault="00CB37E3" w:rsidP="00CB37E3"/>
    <w:p w14:paraId="008728FA" w14:textId="0DEA3E03" w:rsidR="003D047D" w:rsidRPr="00CB37E3" w:rsidRDefault="003D047D" w:rsidP="003D047D">
      <w:pPr>
        <w:pStyle w:val="Titre3"/>
      </w:pPr>
      <w:bookmarkStart w:id="102" w:name="_Toc513023543"/>
      <w:r>
        <w:t>Connaître la tendance de fréquentation du véhicule le long de la ligne</w:t>
      </w:r>
      <w:bookmarkEnd w:id="102"/>
    </w:p>
    <w:p w14:paraId="5C3BA76E" w14:textId="77777777" w:rsidR="003D047D" w:rsidRDefault="003D047D" w:rsidP="003D047D">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3D047D" w:rsidRPr="008E3983" w14:paraId="6027B7DD" w14:textId="77777777" w:rsidTr="001511DE">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77931208" w14:textId="77777777" w:rsidR="003D047D" w:rsidRPr="008E3983" w:rsidRDefault="003D047D" w:rsidP="001511DE">
            <w:pPr>
              <w:jc w:val="center"/>
              <w:rPr>
                <w:b/>
              </w:rPr>
            </w:pPr>
            <w:r>
              <w:rPr>
                <w:b/>
              </w:rPr>
              <w:t xml:space="preserve">« </w:t>
            </w:r>
            <w:r w:rsidRPr="00CB37E3">
              <w:rPr>
                <w:b/>
              </w:rPr>
              <w:t>Alerter en cas de détection d’objets lors de la trans</w:t>
            </w:r>
            <w:r>
              <w:rPr>
                <w:b/>
              </w:rPr>
              <w:t xml:space="preserve">ition du mode MC vers le mode AM </w:t>
            </w:r>
            <w:r w:rsidRPr="008E3983">
              <w:rPr>
                <w:b/>
              </w:rPr>
              <w:t>»</w:t>
            </w:r>
          </w:p>
        </w:tc>
      </w:tr>
      <w:tr w:rsidR="003D047D" w:rsidRPr="008E3983" w14:paraId="782E48D7" w14:textId="77777777" w:rsidTr="001511DE">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6EC575F8" w14:textId="77777777" w:rsidR="003D047D" w:rsidRPr="008E3983" w:rsidRDefault="003D047D" w:rsidP="001511DE">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284B9F62" w14:textId="6E59B195" w:rsidR="003D047D" w:rsidRPr="008E3983" w:rsidRDefault="003D047D" w:rsidP="003D047D">
            <w:r>
              <w:t>Opérateur</w:t>
            </w:r>
          </w:p>
        </w:tc>
      </w:tr>
      <w:tr w:rsidR="003D047D" w:rsidRPr="008E3983" w14:paraId="09A0F814" w14:textId="77777777" w:rsidTr="001511DE">
        <w:trPr>
          <w:jc w:val="center"/>
        </w:trPr>
        <w:tc>
          <w:tcPr>
            <w:tcW w:w="2093" w:type="dxa"/>
            <w:tcBorders>
              <w:top w:val="nil"/>
              <w:left w:val="single" w:sz="12" w:space="0" w:color="F79646"/>
              <w:bottom w:val="nil"/>
              <w:right w:val="single" w:sz="8" w:space="0" w:color="F79646"/>
            </w:tcBorders>
            <w:shd w:val="clear" w:color="auto" w:fill="FFFFFF"/>
          </w:tcPr>
          <w:p w14:paraId="22AD62EF" w14:textId="77777777" w:rsidR="003D047D" w:rsidRPr="008E3983" w:rsidRDefault="003D047D" w:rsidP="001511DE">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70B923D8" w14:textId="2E0E6735" w:rsidR="003D047D" w:rsidRPr="008E3983" w:rsidRDefault="003D047D" w:rsidP="003D047D">
            <w:r w:rsidRPr="008E3983">
              <w:t xml:space="preserve">Un utilisateur </w:t>
            </w:r>
            <w:r>
              <w:t>doit pouvoir consulter la tendance de fréquentation du véhicule entre les stations en ayant accès à des graphiques donnant le taux d’occupation et le nombre de personnes en fonction du temps, depuis le moment où le véhicule est passé du mode « hors ligne » au mode « mission commerciale ».</w:t>
            </w:r>
          </w:p>
        </w:tc>
      </w:tr>
      <w:tr w:rsidR="003D047D" w:rsidRPr="008E3983" w14:paraId="3DE2E55E" w14:textId="77777777" w:rsidTr="001511DE">
        <w:trPr>
          <w:jc w:val="center"/>
        </w:trPr>
        <w:tc>
          <w:tcPr>
            <w:tcW w:w="2093" w:type="dxa"/>
            <w:tcBorders>
              <w:top w:val="nil"/>
              <w:left w:val="single" w:sz="12" w:space="0" w:color="F79646"/>
              <w:bottom w:val="nil"/>
              <w:right w:val="single" w:sz="8" w:space="0" w:color="F79646"/>
            </w:tcBorders>
            <w:shd w:val="clear" w:color="auto" w:fill="FFFFFF"/>
          </w:tcPr>
          <w:p w14:paraId="7F59CC3D" w14:textId="77777777" w:rsidR="003D047D" w:rsidRPr="008E3983" w:rsidRDefault="003D047D" w:rsidP="001511DE">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32FD2A1C" w14:textId="77777777" w:rsidR="003D047D" w:rsidRDefault="003D047D" w:rsidP="001511DE">
            <w:pPr>
              <w:pStyle w:val="Pucesniv1"/>
              <w:numPr>
                <w:ilvl w:val="0"/>
                <w:numId w:val="14"/>
              </w:numPr>
            </w:pPr>
            <w:r>
              <w:t>L’utilisateur est connecté à l’IHM.</w:t>
            </w:r>
          </w:p>
          <w:p w14:paraId="66469BE1" w14:textId="77777777" w:rsidR="003D047D" w:rsidRDefault="003D047D" w:rsidP="003D047D">
            <w:pPr>
              <w:pStyle w:val="Pucesniv1"/>
              <w:numPr>
                <w:ilvl w:val="0"/>
                <w:numId w:val="14"/>
              </w:numPr>
            </w:pPr>
            <w:r>
              <w:t>Le véhicule est déjà passé du mode « hors ligne » au mode « mission commerciale » au préalable.</w:t>
            </w:r>
          </w:p>
          <w:p w14:paraId="354547DE" w14:textId="4A4C0EF1" w:rsidR="003D047D" w:rsidRPr="008E3983" w:rsidRDefault="003D047D" w:rsidP="003D047D">
            <w:pPr>
              <w:pStyle w:val="Pucesniv1"/>
              <w:numPr>
                <w:ilvl w:val="0"/>
                <w:numId w:val="14"/>
              </w:numPr>
            </w:pPr>
            <w:r>
              <w:t>L’algorithme de détection a déjà exécuté une fois, fournissant un taux d’occupation et un nombre d’usagers détectés dans le véhicule.</w:t>
            </w:r>
          </w:p>
        </w:tc>
      </w:tr>
      <w:tr w:rsidR="003D047D" w:rsidRPr="008E3983" w14:paraId="6AA737E3" w14:textId="77777777" w:rsidTr="001511DE">
        <w:trPr>
          <w:trHeight w:val="599"/>
          <w:jc w:val="center"/>
        </w:trPr>
        <w:tc>
          <w:tcPr>
            <w:tcW w:w="2093" w:type="dxa"/>
            <w:tcBorders>
              <w:top w:val="nil"/>
              <w:left w:val="single" w:sz="12" w:space="0" w:color="F79646"/>
              <w:bottom w:val="nil"/>
              <w:right w:val="single" w:sz="8" w:space="0" w:color="F79646"/>
            </w:tcBorders>
            <w:shd w:val="clear" w:color="auto" w:fill="FFFFFF"/>
          </w:tcPr>
          <w:p w14:paraId="44861932" w14:textId="77777777" w:rsidR="003D047D" w:rsidRPr="008E3983" w:rsidRDefault="003D047D" w:rsidP="001511DE">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67816908" w14:textId="62E604FF" w:rsidR="003D047D" w:rsidRPr="008E3983" w:rsidRDefault="003D047D" w:rsidP="001511DE">
            <w:pPr>
              <w:pStyle w:val="Pucesniv1"/>
              <w:numPr>
                <w:ilvl w:val="0"/>
                <w:numId w:val="0"/>
              </w:numPr>
            </w:pPr>
            <w:r>
              <w:t>Sans objet.</w:t>
            </w:r>
          </w:p>
        </w:tc>
      </w:tr>
      <w:tr w:rsidR="003D047D" w:rsidRPr="008E3983" w14:paraId="0D2D1CF6" w14:textId="77777777" w:rsidTr="001511DE">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2C17F375" w14:textId="77777777" w:rsidR="003D047D" w:rsidRPr="008E3983" w:rsidRDefault="003D047D" w:rsidP="001511DE">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2DE389E0" w14:textId="359ADEE0" w:rsidR="003D047D" w:rsidRPr="008E3983" w:rsidRDefault="003D047D" w:rsidP="001511DE">
            <w:r>
              <w:t>Sans objet.</w:t>
            </w:r>
          </w:p>
        </w:tc>
      </w:tr>
      <w:tr w:rsidR="003D047D" w:rsidRPr="008E3983" w14:paraId="6240B528" w14:textId="77777777" w:rsidTr="001511DE">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16BCC0E4" w14:textId="77777777" w:rsidR="003D047D" w:rsidRPr="008E3983" w:rsidRDefault="003D047D" w:rsidP="001511DE">
            <w:pPr>
              <w:pStyle w:val="OBSParagraphe1"/>
              <w:jc w:val="center"/>
              <w:rPr>
                <w:color w:val="000000"/>
              </w:rPr>
            </w:pPr>
            <w:r>
              <w:rPr>
                <w:b/>
                <w:color w:val="E36C0A"/>
              </w:rPr>
              <w:t>D</w:t>
            </w:r>
            <w:r w:rsidRPr="008E3983">
              <w:rPr>
                <w:b/>
                <w:color w:val="E36C0A"/>
              </w:rPr>
              <w:t>escription du flot d’évènement principal</w:t>
            </w:r>
          </w:p>
        </w:tc>
      </w:tr>
      <w:tr w:rsidR="003D047D" w:rsidRPr="008E3983" w14:paraId="4D52D0F8" w14:textId="77777777" w:rsidTr="001511DE">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6772A090" w14:textId="77777777" w:rsidR="003D047D" w:rsidRPr="008E3983" w:rsidRDefault="003D047D" w:rsidP="001511DE">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338696C5" w14:textId="77777777" w:rsidR="003D047D" w:rsidRPr="008E3983" w:rsidRDefault="003D047D" w:rsidP="001511DE">
            <w:pPr>
              <w:pStyle w:val="OBSParagraphe1"/>
              <w:jc w:val="center"/>
              <w:rPr>
                <w:color w:val="000000"/>
              </w:rPr>
            </w:pPr>
            <w:r>
              <w:rPr>
                <w:color w:val="000000"/>
              </w:rPr>
              <w:t>S</w:t>
            </w:r>
            <w:r w:rsidRPr="008E3983">
              <w:rPr>
                <w:color w:val="000000"/>
              </w:rPr>
              <w:t>ystème</w:t>
            </w:r>
          </w:p>
        </w:tc>
      </w:tr>
      <w:tr w:rsidR="003D047D" w:rsidRPr="008E3983" w14:paraId="346693C3" w14:textId="77777777" w:rsidTr="001511DE">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7D2785EB" w14:textId="77777777" w:rsidR="003D047D" w:rsidRDefault="003D047D" w:rsidP="001511DE">
            <w:r>
              <w:t>1. L</w:t>
            </w:r>
            <w:r w:rsidRPr="008E3983">
              <w:t xml:space="preserve">’utilisateur </w:t>
            </w:r>
            <w:r>
              <w:t>sélectionne le véhicule de son choix parmi une liste déroulante.</w:t>
            </w:r>
          </w:p>
          <w:p w14:paraId="7DD27545" w14:textId="77777777" w:rsidR="003D047D" w:rsidRPr="008E3983" w:rsidRDefault="003D047D" w:rsidP="003D047D"/>
        </w:tc>
        <w:tc>
          <w:tcPr>
            <w:tcW w:w="4990" w:type="dxa"/>
            <w:tcBorders>
              <w:right w:val="single" w:sz="12" w:space="0" w:color="F79646"/>
            </w:tcBorders>
          </w:tcPr>
          <w:p w14:paraId="0DE9DAAB" w14:textId="77777777" w:rsidR="003D047D" w:rsidRPr="008E3983" w:rsidRDefault="003D047D" w:rsidP="001511DE"/>
          <w:p w14:paraId="5F769CAC" w14:textId="77777777" w:rsidR="003D047D" w:rsidRDefault="003D047D" w:rsidP="001511DE"/>
          <w:p w14:paraId="2163CD54" w14:textId="38F638D9" w:rsidR="003D047D" w:rsidRDefault="003D047D" w:rsidP="003D047D">
            <w:r w:rsidRPr="008E3983">
              <w:t xml:space="preserve">2. </w:t>
            </w:r>
            <w:r>
              <w:t xml:space="preserve">Les informations relatives au véhicule concerné apparaissent. De la même manière, un graphique </w:t>
            </w:r>
            <w:r>
              <w:lastRenderedPageBreak/>
              <w:t xml:space="preserve">en histogramme apparaît et affiche le taux d’occupation </w:t>
            </w:r>
            <w:r w:rsidR="00E03961">
              <w:t xml:space="preserve">mesuré </w:t>
            </w:r>
            <w:r>
              <w:t>à chaque exécution de l’algorithme de détection. Au-dessus de chaque barre de l’histogramme est affiché le nombre d’usagers détectés dans l’ensemble du véhicule.</w:t>
            </w:r>
          </w:p>
          <w:p w14:paraId="0A387ED6" w14:textId="60074AAE" w:rsidR="003D047D" w:rsidRPr="008E3983" w:rsidRDefault="003D047D" w:rsidP="001511DE">
            <w:pPr>
              <w:pStyle w:val="Pucesniv1"/>
              <w:numPr>
                <w:ilvl w:val="0"/>
                <w:numId w:val="0"/>
              </w:numPr>
            </w:pPr>
          </w:p>
        </w:tc>
      </w:tr>
      <w:tr w:rsidR="003D047D" w14:paraId="50156ACF" w14:textId="77777777" w:rsidTr="001511DE">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5E3F6645" w14:textId="77777777" w:rsidR="003D047D" w:rsidRPr="008E3983" w:rsidRDefault="003D047D" w:rsidP="001511DE">
            <w:pPr>
              <w:pStyle w:val="OBSParagraphe1"/>
              <w:rPr>
                <w:color w:val="984806"/>
              </w:rPr>
            </w:pPr>
            <w:r>
              <w:rPr>
                <w:color w:val="984806"/>
              </w:rPr>
              <w:lastRenderedPageBreak/>
              <w:t>Flots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41435B61" w14:textId="77777777" w:rsidR="003D047D" w:rsidRDefault="003D047D" w:rsidP="001511DE">
            <w:pPr>
              <w:keepNext/>
            </w:pPr>
            <w:r>
              <w:t>Sans objet</w:t>
            </w:r>
          </w:p>
        </w:tc>
      </w:tr>
    </w:tbl>
    <w:p w14:paraId="60AF677B" w14:textId="27575428" w:rsidR="003D047D" w:rsidRDefault="006A2346" w:rsidP="003D047D">
      <w:pPr>
        <w:jc w:val="center"/>
      </w:pPr>
      <w:bookmarkStart w:id="103" w:name="_Toc512509605"/>
      <w:r>
        <w:t>T</w:t>
      </w:r>
      <w:r w:rsidR="003D047D">
        <w:t>ableau n°</w:t>
      </w:r>
      <w:fldSimple w:instr=" SEQ Tableau \* ARABIC ">
        <w:r w:rsidR="007D7BB2">
          <w:rPr>
            <w:noProof/>
          </w:rPr>
          <w:t>8</w:t>
        </w:r>
      </w:fldSimple>
      <w:r w:rsidR="003D047D">
        <w:t xml:space="preserve"> – Description du cas d’utilisation « Donner le taux d’occupation du véhicule »</w:t>
      </w:r>
      <w:bookmarkEnd w:id="103"/>
    </w:p>
    <w:p w14:paraId="4421C32F" w14:textId="77777777" w:rsidR="003D047D" w:rsidRDefault="003D047D" w:rsidP="003D047D">
      <w:pPr>
        <w:pStyle w:val="Titre4"/>
      </w:pPr>
      <w:r>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3D047D" w:rsidRPr="008E3983" w14:paraId="4C4AE23C" w14:textId="77777777" w:rsidTr="001511DE">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E49B252" w14:textId="77777777" w:rsidR="003D047D" w:rsidRPr="008E3983" w:rsidRDefault="003D047D" w:rsidP="001511DE">
            <w:pPr>
              <w:rPr>
                <w:b/>
              </w:rPr>
            </w:pPr>
            <w:r>
              <w:rPr>
                <w:b/>
              </w:rPr>
              <w:t>E</w:t>
            </w:r>
            <w:r w:rsidRPr="008E3983">
              <w:rPr>
                <w:b/>
              </w:rPr>
              <w:t>xigences couvertes</w:t>
            </w:r>
          </w:p>
        </w:tc>
      </w:tr>
      <w:tr w:rsidR="003D047D" w:rsidRPr="00B67AC1" w14:paraId="7C229D37" w14:textId="77777777" w:rsidTr="001511DE">
        <w:trPr>
          <w:jc w:val="center"/>
        </w:trPr>
        <w:tc>
          <w:tcPr>
            <w:tcW w:w="9745" w:type="dxa"/>
            <w:tcBorders>
              <w:left w:val="single" w:sz="6" w:space="0" w:color="FF6600"/>
            </w:tcBorders>
            <w:shd w:val="clear" w:color="auto" w:fill="auto"/>
            <w:vAlign w:val="center"/>
          </w:tcPr>
          <w:p w14:paraId="6FD5E798" w14:textId="77777777" w:rsidR="003D047D" w:rsidRPr="00B67AC1" w:rsidRDefault="003D047D" w:rsidP="001511DE">
            <w:pPr>
              <w:jc w:val="left"/>
            </w:pPr>
            <w:r>
              <w:t>R_UI_SECURITE_1,  R_UI_SECURITE_2,  R_UI_SECURITE_3,  R_UI_CAMERA_3</w:t>
            </w:r>
          </w:p>
        </w:tc>
      </w:tr>
    </w:tbl>
    <w:p w14:paraId="555A33EF" w14:textId="1A2962AE" w:rsidR="003D047D" w:rsidRDefault="001D19D2" w:rsidP="001D19D2">
      <w:pPr>
        <w:pStyle w:val="Titre1"/>
      </w:pPr>
      <w:bookmarkStart w:id="104" w:name="_Toc513023544"/>
      <w:r>
        <w:lastRenderedPageBreak/>
        <w:t>IHM</w:t>
      </w:r>
      <w:bookmarkEnd w:id="104"/>
    </w:p>
    <w:p w14:paraId="600E2835" w14:textId="23A9210B" w:rsidR="001D19D2" w:rsidRDefault="001D19D2" w:rsidP="001D19D2">
      <w:pPr>
        <w:pStyle w:val="Titre2"/>
      </w:pPr>
      <w:bookmarkStart w:id="105" w:name="_Toc513023545"/>
      <w:r>
        <w:t>Choix du véhicule</w:t>
      </w:r>
      <w:bookmarkEnd w:id="105"/>
    </w:p>
    <w:p w14:paraId="3DB353F8" w14:textId="458E6411" w:rsidR="001D19D2" w:rsidRDefault="001D19D2" w:rsidP="001D19D2">
      <w:r>
        <w:t xml:space="preserve">Lors du démarrage de l’IHM, aucun véhicule n’est sélectionné. L’utilisateur doit sélectionner un véhicule </w:t>
      </w:r>
      <w:r w:rsidR="00E03961">
        <w:t>se trouvant actuellement en mode MC</w:t>
      </w:r>
      <w:r w:rsidR="006A2346">
        <w:t xml:space="preserve"> pour que l’IHM affiche des informations comme le taux d’occupation ou le nombre d’usagers détectés.</w:t>
      </w:r>
    </w:p>
    <w:p w14:paraId="1265C6B3" w14:textId="77777777" w:rsidR="006A2346" w:rsidRDefault="006A2346" w:rsidP="001D19D2"/>
    <w:p w14:paraId="0188F8FC" w14:textId="77777777" w:rsidR="006A2346" w:rsidRDefault="006A2346" w:rsidP="006A2346">
      <w:pPr>
        <w:keepNext/>
      </w:pPr>
      <w:r>
        <w:rPr>
          <w:noProof/>
        </w:rPr>
        <w:drawing>
          <wp:inline distT="0" distB="0" distL="0" distR="0" wp14:anchorId="266940C0" wp14:editId="46B81EDC">
            <wp:extent cx="5959789" cy="2693746"/>
            <wp:effectExtent l="57150" t="57150" r="117475" b="106680"/>
            <wp:docPr id="2" name="Image 2" descr="C:\Users\HZSG9792\Documents\Stage-Marie\Spécifications fonctionnelles\UI\Template aucun véhicule sé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UI\Template aucun véhicule sélectionné.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9789" cy="2693746"/>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5AA0836" w14:textId="756442CA" w:rsidR="006A2346" w:rsidRDefault="006A2346" w:rsidP="006A2346">
      <w:pPr>
        <w:jc w:val="center"/>
      </w:pPr>
      <w:bookmarkStart w:id="106" w:name="_Toc512509585"/>
      <w:r>
        <w:t>Figure n°</w:t>
      </w:r>
      <w:fldSimple w:instr=" SEQ Figure \* ARABIC ">
        <w:r w:rsidR="00B954E7">
          <w:rPr>
            <w:noProof/>
          </w:rPr>
          <w:t>11</w:t>
        </w:r>
      </w:fldSimple>
      <w:r>
        <w:t xml:space="preserve"> – Template de l’écran d’accueil de l’IHM</w:t>
      </w:r>
      <w:bookmarkEnd w:id="106"/>
    </w:p>
    <w:p w14:paraId="6B35BE2D" w14:textId="77777777" w:rsidR="006A2346" w:rsidRPr="006A2346" w:rsidRDefault="006A2346" w:rsidP="006A2346"/>
    <w:p w14:paraId="1102DE72" w14:textId="43A2AE45" w:rsidR="006A2346" w:rsidRDefault="006A2346" w:rsidP="001D19D2">
      <w:r>
        <w:t>Une fois qu’un véhicule a été sélectionné une première fois, une liste déroulante reste à disposition de l’utilisateur pour changer de véhicule s’il le souhaite.</w:t>
      </w:r>
    </w:p>
    <w:p w14:paraId="34DB34BD" w14:textId="5BECF791" w:rsidR="006A2346" w:rsidRDefault="0093130B" w:rsidP="0093130B">
      <w:pPr>
        <w:jc w:val="center"/>
      </w:pPr>
      <w:r>
        <w:rPr>
          <w:noProof/>
        </w:rPr>
        <w:lastRenderedPageBreak/>
        <mc:AlternateContent>
          <mc:Choice Requires="wps">
            <w:drawing>
              <wp:anchor distT="0" distB="0" distL="114300" distR="114300" simplePos="0" relativeHeight="251659264" behindDoc="0" locked="0" layoutInCell="1" allowOverlap="1" wp14:anchorId="2CE26745" wp14:editId="394BF8EC">
                <wp:simplePos x="0" y="0"/>
                <wp:positionH relativeFrom="column">
                  <wp:posOffset>1852295</wp:posOffset>
                </wp:positionH>
                <wp:positionV relativeFrom="paragraph">
                  <wp:posOffset>1141730</wp:posOffset>
                </wp:positionV>
                <wp:extent cx="1990725" cy="4857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99072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45.85pt;margin-top:89.9pt;width:156.7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" filled="f" strokecolor="red" strokeweight="2pt"/>
            </w:pict>
          </mc:Fallback>
        </mc:AlternateContent>
      </w:r>
      <w:r>
        <w:rPr>
          <w:noProof/>
        </w:rPr>
        <w:drawing>
          <wp:inline distT="0" distB="0" distL="0" distR="0" wp14:anchorId="6AD618B2" wp14:editId="65F2E4C4">
            <wp:extent cx="2343150" cy="3323707"/>
            <wp:effectExtent l="57150" t="57150" r="114300" b="105410"/>
            <wp:docPr id="12" name="Image 12" descr="C:\Users\HZSG9792\Documents\Stage-Marie\Spécifications fonctionnelles\UI\Template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ZSG9792\Documents\Stage-Marie\Spécifications fonctionnelles\UI\Template normal.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2113" r="69536" b="36620"/>
                    <a:stretch/>
                  </pic:blipFill>
                  <pic:spPr bwMode="auto">
                    <a:xfrm>
                      <a:off x="0" y="0"/>
                      <a:ext cx="2343150" cy="3323707"/>
                    </a:xfrm>
                    <a:prstGeom prst="rect">
                      <a:avLst/>
                    </a:prstGeom>
                    <a:ln w="12700"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3047092" w14:textId="39F36A9F" w:rsidR="006A2346" w:rsidRDefault="006A2346" w:rsidP="006A2346">
      <w:pPr>
        <w:jc w:val="center"/>
      </w:pPr>
      <w:bookmarkStart w:id="107" w:name="_Toc512509586"/>
      <w:r>
        <w:t>Figure n°</w:t>
      </w:r>
      <w:fldSimple w:instr=" SEQ Figure \* ARABIC ">
        <w:r w:rsidR="00B954E7">
          <w:rPr>
            <w:noProof/>
          </w:rPr>
          <w:t>12</w:t>
        </w:r>
      </w:fldSimple>
      <w:r>
        <w:t xml:space="preserve"> – Détail de la liste déroulante de choix de véhicule</w:t>
      </w:r>
      <w:bookmarkEnd w:id="107"/>
    </w:p>
    <w:p w14:paraId="4A4E31D9" w14:textId="77777777" w:rsidR="006A2346" w:rsidRPr="006A2346" w:rsidRDefault="006A2346" w:rsidP="006A2346"/>
    <w:p w14:paraId="62E121A6" w14:textId="7141EC6C" w:rsidR="001D19D2" w:rsidRDefault="0062442B" w:rsidP="0062442B">
      <w:pPr>
        <w:pStyle w:val="Titre2"/>
      </w:pPr>
      <w:bookmarkStart w:id="108" w:name="_Toc513023546"/>
      <w:r>
        <w:lastRenderedPageBreak/>
        <w:t>Comportement de l’IHM en mode mission commerciale</w:t>
      </w:r>
      <w:bookmarkEnd w:id="108"/>
    </w:p>
    <w:p w14:paraId="19F1EDF1" w14:textId="077CF68D" w:rsidR="0062442B" w:rsidRDefault="0062442B" w:rsidP="0062442B">
      <w:pPr>
        <w:jc w:val="center"/>
      </w:pPr>
      <w:bookmarkStart w:id="109" w:name="_Toc512509587"/>
      <w:r>
        <w:rPr>
          <w:noProof/>
        </w:rPr>
        <w:drawing>
          <wp:inline distT="0" distB="0" distL="0" distR="0" wp14:anchorId="5CC81B38" wp14:editId="7C0BA6AF">
            <wp:extent cx="5753100" cy="4057650"/>
            <wp:effectExtent l="57150" t="57150" r="114300" b="114300"/>
            <wp:docPr id="14" name="Image 14" descr="C:\Users\HZSG9792\Documents\Stage-Marie\Spécifications fonctionnelles\UI\Template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ZSG9792\Documents\Stage-Marie\Spécifications fonctionnelles\UI\Template norm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r>
        <w:t>Figure n°</w:t>
      </w:r>
      <w:fldSimple w:instr=" SEQ Figure \* ARABIC ">
        <w:r w:rsidR="00B954E7">
          <w:rPr>
            <w:noProof/>
          </w:rPr>
          <w:t>13</w:t>
        </w:r>
      </w:fldSimple>
      <w:r>
        <w:t xml:space="preserve"> – Aperçu de l’IHM en mode mission commerciale</w:t>
      </w:r>
      <w:bookmarkEnd w:id="109"/>
    </w:p>
    <w:p w14:paraId="259ED961" w14:textId="77777777" w:rsidR="009966A2" w:rsidRDefault="009966A2" w:rsidP="0062442B">
      <w:pPr>
        <w:jc w:val="center"/>
      </w:pPr>
    </w:p>
    <w:p w14:paraId="5E0BD87C" w14:textId="03727929" w:rsidR="0062442B" w:rsidRDefault="009966A2" w:rsidP="0062442B">
      <w:r>
        <w:t>En mode mission commerciale, l’IHM renseigne l’utilisateur sur plusieurs indicateurs, dont :</w:t>
      </w:r>
    </w:p>
    <w:p w14:paraId="599ECF78" w14:textId="33B916D7" w:rsidR="009966A2" w:rsidRDefault="009966A2" w:rsidP="009966A2">
      <w:pPr>
        <w:pStyle w:val="Paragraphedeliste"/>
        <w:numPr>
          <w:ilvl w:val="0"/>
          <w:numId w:val="16"/>
        </w:numPr>
      </w:pPr>
      <w:r>
        <w:t>Le taux d’occupation à la fois dans le véhicule et dans chaque wagon,</w:t>
      </w:r>
    </w:p>
    <w:p w14:paraId="120061EA" w14:textId="38872D19" w:rsidR="009966A2" w:rsidRDefault="009966A2" w:rsidP="009966A2">
      <w:pPr>
        <w:pStyle w:val="Paragraphedeliste"/>
        <w:numPr>
          <w:ilvl w:val="0"/>
          <w:numId w:val="16"/>
        </w:numPr>
      </w:pPr>
      <w:r>
        <w:t xml:space="preserve">Le nombre d’usagers détectés dans le véhicule et dans chaque wagon, </w:t>
      </w:r>
    </w:p>
    <w:p w14:paraId="34D9E123" w14:textId="4C66C54F" w:rsidR="009966A2" w:rsidRDefault="009966A2" w:rsidP="009966A2">
      <w:pPr>
        <w:pStyle w:val="Paragraphedeliste"/>
        <w:numPr>
          <w:ilvl w:val="0"/>
          <w:numId w:val="16"/>
        </w:numPr>
      </w:pPr>
      <w:r>
        <w:t xml:space="preserve">Le nombre </w:t>
      </w:r>
      <w:r w:rsidR="00E03961">
        <w:t>de</w:t>
      </w:r>
      <w:r>
        <w:t xml:space="preserve"> bagages détectés dans le véhicule et dans chaque wagon,</w:t>
      </w:r>
    </w:p>
    <w:p w14:paraId="75DCA741" w14:textId="1044AC1D" w:rsidR="009966A2" w:rsidRDefault="009966A2" w:rsidP="009966A2">
      <w:pPr>
        <w:pStyle w:val="Paragraphedeliste"/>
        <w:numPr>
          <w:ilvl w:val="0"/>
          <w:numId w:val="16"/>
        </w:numPr>
      </w:pPr>
      <w:r>
        <w:t>La position du véhicule sur la ligne (en arrêt à une station – naviguant entre deux stations – en arr</w:t>
      </w:r>
      <w:r w:rsidR="00CA6432">
        <w:t>êt au terminus).</w:t>
      </w:r>
    </w:p>
    <w:p w14:paraId="4E64E8D2" w14:textId="4AF3FA60" w:rsidR="00CA6432" w:rsidRDefault="00CA6432" w:rsidP="00CA6432">
      <w:pPr>
        <w:pStyle w:val="Titre3"/>
      </w:pPr>
      <w:bookmarkStart w:id="110" w:name="_Toc513023547"/>
      <w:r>
        <w:t>Position du véhicule sur la ligne</w:t>
      </w:r>
      <w:bookmarkEnd w:id="110"/>
    </w:p>
    <w:p w14:paraId="719C92AD" w14:textId="767E9D78" w:rsidR="0060322E" w:rsidRDefault="00CA6432" w:rsidP="00CA6432">
      <w:r>
        <w:t xml:space="preserve">L’IHM </w:t>
      </w:r>
      <w:r w:rsidR="0060322E">
        <w:t>dispose de trois affichages en fonction de la position du véhicule sur la ligne, c’est-à-dire lorsque :</w:t>
      </w:r>
    </w:p>
    <w:p w14:paraId="5324EF0F" w14:textId="44497690" w:rsidR="00CA6432" w:rsidRDefault="0060322E" w:rsidP="0060322E">
      <w:pPr>
        <w:pStyle w:val="Paragraphedeliste"/>
        <w:numPr>
          <w:ilvl w:val="0"/>
          <w:numId w:val="17"/>
        </w:numPr>
      </w:pPr>
      <w:r>
        <w:t>Le véhicule se trouve entre deux stations,</w:t>
      </w:r>
    </w:p>
    <w:p w14:paraId="52A2A2B9" w14:textId="34662BED" w:rsidR="0060322E" w:rsidRDefault="0060322E" w:rsidP="0060322E">
      <w:pPr>
        <w:pStyle w:val="Paragraphedeliste"/>
        <w:numPr>
          <w:ilvl w:val="0"/>
          <w:numId w:val="17"/>
        </w:numPr>
      </w:pPr>
      <w:r>
        <w:t>Le véhicule est en arrêt à une station qui n’est pas un terminus,</w:t>
      </w:r>
    </w:p>
    <w:p w14:paraId="1650CA1B" w14:textId="51F150B1" w:rsidR="0060322E" w:rsidRDefault="0060322E" w:rsidP="0060322E">
      <w:pPr>
        <w:pStyle w:val="Paragraphedeliste"/>
        <w:numPr>
          <w:ilvl w:val="0"/>
          <w:numId w:val="17"/>
        </w:numPr>
      </w:pPr>
      <w:r>
        <w:t>Le véhicule est en arrêt à une station terminus. </w:t>
      </w:r>
    </w:p>
    <w:p w14:paraId="63EB4AA2" w14:textId="4058DE42" w:rsidR="0033584A" w:rsidRDefault="0033584A" w:rsidP="0033584A">
      <w:pPr>
        <w:keepNext/>
        <w:jc w:val="center"/>
      </w:pPr>
      <w:r>
        <w:rPr>
          <w:noProof/>
        </w:rPr>
        <w:lastRenderedPageBreak/>
        <w:drawing>
          <wp:inline distT="0" distB="0" distL="0" distR="0" wp14:anchorId="2B125022" wp14:editId="7EBEAEC0">
            <wp:extent cx="1669192" cy="847725"/>
            <wp:effectExtent l="57150" t="57150" r="121920" b="104775"/>
            <wp:docPr id="11" name="Image 11" descr="C:\Users\HZSG9792\Documents\Stage-Marie\Spécifications fonctionnelles\Figures DSF\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position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5995" cy="846101"/>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47262F">
        <w:rPr>
          <w:noProof/>
        </w:rPr>
        <w:drawing>
          <wp:inline distT="0" distB="0" distL="0" distR="0" wp14:anchorId="1236B704" wp14:editId="2263A495">
            <wp:extent cx="1678642" cy="866775"/>
            <wp:effectExtent l="57150" t="57150" r="112395" b="104775"/>
            <wp:docPr id="15" name="Image 15" descr="C:\Users\HZSG9792\Documents\Stage-Marie\Spécifications fonctionnelles\Figures DSF\posi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Documents\Stage-Marie\Spécifications fonctionnelles\Figures DSF\position 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6543" cy="87085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C8A4395" w14:textId="74103290" w:rsidR="0047262F" w:rsidRDefault="0047262F" w:rsidP="00531512">
      <w:pPr>
        <w:keepNext/>
        <w:ind w:left="2124" w:firstLine="708"/>
      </w:pPr>
      <w:r>
        <w:t xml:space="preserve">(1) </w:t>
      </w:r>
      <w:r>
        <w:tab/>
      </w:r>
      <w:r>
        <w:tab/>
      </w:r>
      <w:r>
        <w:tab/>
      </w:r>
      <w:r>
        <w:tab/>
        <w:t xml:space="preserve">(2) </w:t>
      </w:r>
      <w:r>
        <w:tab/>
      </w:r>
      <w:r>
        <w:tab/>
      </w:r>
      <w:r>
        <w:tab/>
      </w:r>
    </w:p>
    <w:p w14:paraId="600A865D" w14:textId="2C70A737" w:rsidR="00A44E21" w:rsidRDefault="0033584A" w:rsidP="0047262F">
      <w:pPr>
        <w:jc w:val="center"/>
      </w:pPr>
      <w:bookmarkStart w:id="111" w:name="_Toc512509588"/>
      <w:r>
        <w:t>Figure n°</w:t>
      </w:r>
      <w:fldSimple w:instr=" SEQ Figure \* ARABIC ">
        <w:r w:rsidR="00B954E7">
          <w:rPr>
            <w:noProof/>
          </w:rPr>
          <w:t>14</w:t>
        </w:r>
      </w:fldSimple>
      <w:r>
        <w:t xml:space="preserve"> – Indication</w:t>
      </w:r>
      <w:r w:rsidR="0047262F">
        <w:t>s de la position du véhicule</w:t>
      </w:r>
      <w:bookmarkEnd w:id="111"/>
      <w:r w:rsidR="0047262F">
        <w:t xml:space="preserve"> </w:t>
      </w:r>
      <w:r w:rsidR="00531512">
        <w:t>en mode MC</w:t>
      </w:r>
    </w:p>
    <w:p w14:paraId="0E081497" w14:textId="4FD51C57" w:rsidR="00A44E21" w:rsidRDefault="007F73C4" w:rsidP="007F73C4">
      <w:pPr>
        <w:pStyle w:val="Titre3"/>
      </w:pPr>
      <w:bookmarkStart w:id="112" w:name="_Toc513023548"/>
      <w:r>
        <w:t>Taux d’occupation</w:t>
      </w:r>
      <w:bookmarkEnd w:id="112"/>
    </w:p>
    <w:p w14:paraId="24D9BA84" w14:textId="78459770" w:rsidR="007F73C4" w:rsidRDefault="007F73C4" w:rsidP="007F73C4">
      <w:r>
        <w:t>Le</w:t>
      </w:r>
      <w:r w:rsidR="00D12D34">
        <w:t xml:space="preserve"> taux d’occupation est une métrique mesurée sur l’ensemble du véhicule comme étant la somme du taux d’occupation calculé dans chaque wagon composant ce dernier. L’utilisateur est également informé de la durée depuis la dernière exécution de l’algorithme de détection et peut, s’il le souhaite, relancer une détection à </w:t>
      </w:r>
      <w:r w:rsidR="00E03961">
        <w:t>tout</w:t>
      </w:r>
      <w:r w:rsidR="00D12D34">
        <w:t xml:space="preserve"> moment.</w:t>
      </w:r>
    </w:p>
    <w:p w14:paraId="6E2FB350" w14:textId="77777777" w:rsidR="00D12D34" w:rsidRDefault="00D12D34" w:rsidP="00D12D34">
      <w:pPr>
        <w:jc w:val="center"/>
      </w:pPr>
      <w:r>
        <w:rPr>
          <w:noProof/>
        </w:rPr>
        <w:drawing>
          <wp:inline distT="0" distB="0" distL="0" distR="0" wp14:anchorId="7AF767B9" wp14:editId="084A30A5">
            <wp:extent cx="2609850" cy="3147427"/>
            <wp:effectExtent l="57150" t="57150" r="114300" b="110490"/>
            <wp:docPr id="17" name="Image 17" descr="C:\Users\HZSG9792\Documents\Stage-Marie\Spécifications fonctionnelles\UI\taux occupation véhicule et w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ZSG9792\Documents\Stage-Marie\Spécifications fonctionnelles\UI\taux occupation véhicule et wag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850" cy="3147427"/>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9F5330D" w14:textId="36118035" w:rsidR="00D12D34" w:rsidRDefault="00D12D34" w:rsidP="00D12D34">
      <w:pPr>
        <w:jc w:val="center"/>
      </w:pPr>
      <w:bookmarkStart w:id="113" w:name="_Toc512509589"/>
      <w:r>
        <w:t>Figure n°</w:t>
      </w:r>
      <w:fldSimple w:instr=" SEQ Figure \* ARABIC ">
        <w:r w:rsidR="00B954E7">
          <w:rPr>
            <w:noProof/>
          </w:rPr>
          <w:t>15</w:t>
        </w:r>
      </w:fldSimple>
      <w:r>
        <w:t xml:space="preserve"> – Affichage du taux d’occupation dans le véhicule et par wagon</w:t>
      </w:r>
      <w:bookmarkEnd w:id="113"/>
    </w:p>
    <w:p w14:paraId="68F80CB6" w14:textId="63533D5D" w:rsidR="00D12D34" w:rsidRDefault="00D12D34" w:rsidP="00D12D34">
      <w:pPr>
        <w:pStyle w:val="Titre3"/>
      </w:pPr>
      <w:bookmarkStart w:id="114" w:name="_Toc513023549"/>
      <w:r>
        <w:t>Nombre d’usagers détectés</w:t>
      </w:r>
      <w:bookmarkEnd w:id="114"/>
    </w:p>
    <w:p w14:paraId="44306A37" w14:textId="2ECB8577" w:rsidR="0047262F" w:rsidRDefault="00D12D34" w:rsidP="00D12D34">
      <w:r>
        <w:t xml:space="preserve">Le nombre d’usagers détectés est indiqué, directement ou non, de plusieurs manières à l’utilisateur. Par défaut, les caméras embarquées dans le wagon 1 sont affichées une fois que l’utilisateur a sélectionné le véhicule à observer. Un menu </w:t>
      </w:r>
      <w:r w:rsidR="0047262F">
        <w:t xml:space="preserve">supérieur permet à l’utilisateur de choisir le wagon qu’il souhaite observer. Les caméras embarquées dans le wagon sélectionné dans le menu sont affichées, ainsi que des indicateurs sur le nombre d’usagers détectés. </w:t>
      </w:r>
    </w:p>
    <w:p w14:paraId="50CBEDF0" w14:textId="3D87DE03" w:rsidR="0047262F" w:rsidRDefault="0047262F" w:rsidP="00D12D34">
      <w:r>
        <w:t xml:space="preserve">Une autre façon d’évaluer la fréquentation du wagon est de se référer aux </w:t>
      </w:r>
      <w:proofErr w:type="spellStart"/>
      <w:r>
        <w:t>bounding</w:t>
      </w:r>
      <w:proofErr w:type="spellEnd"/>
      <w:r>
        <w:t xml:space="preserve"> boxes associées à la détection d’usagers : une </w:t>
      </w:r>
      <w:proofErr w:type="spellStart"/>
      <w:r>
        <w:t>bounding</w:t>
      </w:r>
      <w:proofErr w:type="spellEnd"/>
      <w:r>
        <w:t xml:space="preserve"> box correspond ainsi à la détection d’un usager.</w:t>
      </w:r>
    </w:p>
    <w:p w14:paraId="6985F388" w14:textId="77777777" w:rsidR="0047262F" w:rsidRDefault="0047262F" w:rsidP="0047262F">
      <w:pPr>
        <w:jc w:val="center"/>
      </w:pPr>
      <w:r>
        <w:rPr>
          <w:noProof/>
        </w:rPr>
        <w:lastRenderedPageBreak/>
        <w:drawing>
          <wp:inline distT="0" distB="0" distL="0" distR="0" wp14:anchorId="0703D2CA" wp14:editId="04A6B75B">
            <wp:extent cx="2724150" cy="2295525"/>
            <wp:effectExtent l="57150" t="57150" r="114300" b="123825"/>
            <wp:docPr id="18" name="Image 18" descr="C:\Users\HZSG9792\Documents\Stage-Marie\Spécifications fonctionnelles\UI\nombre us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ZSG9792\Documents\Stage-Marie\Spécifications fonctionnelles\UI\nombre usager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032"/>
                    <a:stretch/>
                  </pic:blipFill>
                  <pic:spPr bwMode="auto">
                    <a:xfrm>
                      <a:off x="0" y="0"/>
                      <a:ext cx="2724150" cy="2295525"/>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38AF70D1" w14:textId="778451B6" w:rsidR="0047262F" w:rsidRDefault="0047262F" w:rsidP="0047262F">
      <w:pPr>
        <w:jc w:val="center"/>
      </w:pPr>
      <w:bookmarkStart w:id="115" w:name="_Toc512509590"/>
      <w:r>
        <w:t>Figure n°</w:t>
      </w:r>
      <w:fldSimple w:instr=" SEQ Figure \* ARABIC ">
        <w:r w:rsidR="00B954E7">
          <w:rPr>
            <w:noProof/>
          </w:rPr>
          <w:t>16</w:t>
        </w:r>
      </w:fldSimple>
      <w:r>
        <w:t xml:space="preserve"> – Exemple d’affichage du nombre d’usagers détectés et du menu de sélection de wagon</w:t>
      </w:r>
      <w:bookmarkEnd w:id="115"/>
    </w:p>
    <w:p w14:paraId="2A3FB4BF" w14:textId="0DF911BB" w:rsidR="0047262F" w:rsidRDefault="0047262F" w:rsidP="0047262F">
      <w:r>
        <w:t xml:space="preserve">Pour l’affichage, il existe deux catégories d’objets détectés en mode mission commerciale : les usagers et tout objet de contenance (bagage, sac de course, sac poubelle …). Chaque catégorie dispose d’un nom et d’une couleur afin de faciliter leur distinction (sur l’exemple d’IHM en Figure 13, les usagers sont entourés de </w:t>
      </w:r>
      <w:proofErr w:type="spellStart"/>
      <w:r>
        <w:t>bounding</w:t>
      </w:r>
      <w:proofErr w:type="spellEnd"/>
      <w:r>
        <w:t xml:space="preserve"> boxes rouges, alors que les objets de contenance sont encadrés en jaune).</w:t>
      </w:r>
    </w:p>
    <w:p w14:paraId="3977C380" w14:textId="77777777" w:rsidR="0047262F" w:rsidRDefault="0047262F" w:rsidP="0047262F"/>
    <w:p w14:paraId="2729EFC7" w14:textId="2F8ABFED" w:rsidR="0047262F" w:rsidRDefault="0047262F" w:rsidP="0047262F">
      <w:pPr>
        <w:pStyle w:val="Titre3"/>
      </w:pPr>
      <w:bookmarkStart w:id="116" w:name="_Toc513023550"/>
      <w:r>
        <w:t>Encarts informatifs et d’a</w:t>
      </w:r>
      <w:r w:rsidR="00C1445D">
        <w:t>vertissement</w:t>
      </w:r>
      <w:bookmarkEnd w:id="116"/>
    </w:p>
    <w:p w14:paraId="5CDFFE78" w14:textId="5FEDA58E" w:rsidR="0047262F" w:rsidRDefault="00836A69" w:rsidP="0047262F">
      <w:r>
        <w:t xml:space="preserve">L’IHM est susceptible d’afficher deux encarts lorsque le véhicule se trouve en mode mission commerciale, respectivement pour renseigner l’utilisateur sur la nature de la conduite (le véhicule est-il conduit par un être humain ou est-il conduit de manière automatique ?). </w:t>
      </w:r>
    </w:p>
    <w:p w14:paraId="2FFE1235" w14:textId="77777777" w:rsidR="00836A69" w:rsidRDefault="00836A69" w:rsidP="0047262F"/>
    <w:p w14:paraId="179FA274" w14:textId="77777777" w:rsidR="00836A69" w:rsidRDefault="00836A69" w:rsidP="00836A69">
      <w:pPr>
        <w:jc w:val="center"/>
        <w:rPr>
          <w:noProof/>
        </w:rPr>
      </w:pPr>
      <w:r>
        <w:rPr>
          <w:noProof/>
        </w:rPr>
        <w:drawing>
          <wp:inline distT="0" distB="0" distL="0" distR="0" wp14:anchorId="66903E25" wp14:editId="108A2359">
            <wp:extent cx="2996364" cy="409575"/>
            <wp:effectExtent l="0" t="0" r="0" b="0"/>
            <wp:docPr id="20" name="Image 20" descr="C:\Users\HZSG9792\Documents\Stage-Marie\Spécifications fonctionnelles\UI\présence bag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ZSG9792\Documents\Stage-Marie\Spécifications fonctionnelles\UI\présence bagag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6364" cy="409575"/>
                    </a:xfrm>
                    <a:prstGeom prst="rect">
                      <a:avLst/>
                    </a:prstGeom>
                    <a:noFill/>
                    <a:ln>
                      <a:noFill/>
                    </a:ln>
                  </pic:spPr>
                </pic:pic>
              </a:graphicData>
            </a:graphic>
          </wp:inline>
        </w:drawing>
      </w:r>
    </w:p>
    <w:p w14:paraId="30D2B590" w14:textId="67DE5469" w:rsidR="00836A69" w:rsidRDefault="00836A69" w:rsidP="00836A69">
      <w:pPr>
        <w:jc w:val="center"/>
        <w:rPr>
          <w:noProof/>
        </w:rPr>
      </w:pPr>
      <w:bookmarkStart w:id="117" w:name="_Toc512509591"/>
      <w:r>
        <w:t>Figure n°</w:t>
      </w:r>
      <w:fldSimple w:instr=" SEQ Figure \* ARABIC ">
        <w:r w:rsidR="00B954E7">
          <w:rPr>
            <w:noProof/>
          </w:rPr>
          <w:t>17</w:t>
        </w:r>
      </w:fldSimple>
      <w:r>
        <w:t xml:space="preserve"> – Encart informatif indiquant à l’utilisateur la nature du conducteur du véhicule</w:t>
      </w:r>
      <w:bookmarkEnd w:id="117"/>
    </w:p>
    <w:p w14:paraId="21B4DC75" w14:textId="77777777" w:rsidR="00836A69" w:rsidRDefault="00836A69" w:rsidP="00836A69">
      <w:pPr>
        <w:jc w:val="center"/>
      </w:pPr>
      <w:r>
        <w:rPr>
          <w:noProof/>
        </w:rPr>
        <w:drawing>
          <wp:inline distT="0" distB="0" distL="0" distR="0" wp14:anchorId="459BC65F" wp14:editId="78957198">
            <wp:extent cx="3067050" cy="390525"/>
            <wp:effectExtent l="0" t="0" r="0" b="9525"/>
            <wp:docPr id="21" name="Image 21" descr="C:\Users\HZSG9792\Documents\Stage-Marie\Spécifications fonctionnelles\UI\nature condu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ZSG9792\Documents\Stage-Marie\Spécifications fonctionnelles\UI\nature conducteu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7050" cy="390525"/>
                    </a:xfrm>
                    <a:prstGeom prst="rect">
                      <a:avLst/>
                    </a:prstGeom>
                    <a:noFill/>
                    <a:ln>
                      <a:noFill/>
                    </a:ln>
                  </pic:spPr>
                </pic:pic>
              </a:graphicData>
            </a:graphic>
          </wp:inline>
        </w:drawing>
      </w:r>
    </w:p>
    <w:p w14:paraId="3AF52BE7" w14:textId="096CDA44" w:rsidR="00836A69" w:rsidRDefault="00836A69" w:rsidP="00836A69">
      <w:pPr>
        <w:jc w:val="center"/>
      </w:pPr>
      <w:bookmarkStart w:id="118" w:name="_Toc512509592"/>
      <w:r>
        <w:t>Figure n°</w:t>
      </w:r>
      <w:fldSimple w:instr=" SEQ Figure \* ARABIC ">
        <w:r w:rsidR="00B954E7">
          <w:rPr>
            <w:noProof/>
          </w:rPr>
          <w:t>18</w:t>
        </w:r>
      </w:fldSimple>
      <w:r>
        <w:t xml:space="preserve"> – Encart d’avertissement prévenant l’utilisateur de la détection de bagages dans un (certains) wagon(s) du véhicule</w:t>
      </w:r>
      <w:bookmarkEnd w:id="118"/>
    </w:p>
    <w:p w14:paraId="410D5B3D" w14:textId="77777777" w:rsidR="00836A69" w:rsidRDefault="00836A69" w:rsidP="00836A69">
      <w:pPr>
        <w:jc w:val="center"/>
      </w:pPr>
    </w:p>
    <w:p w14:paraId="387200C9" w14:textId="70227CE7" w:rsidR="00836A69" w:rsidRDefault="00836A69" w:rsidP="00836A69">
      <w:pPr>
        <w:pStyle w:val="Titre3"/>
      </w:pPr>
      <w:bookmarkStart w:id="119" w:name="_Toc513023551"/>
      <w:r>
        <w:t>Date et heure</w:t>
      </w:r>
      <w:bookmarkEnd w:id="119"/>
    </w:p>
    <w:p w14:paraId="2462E731" w14:textId="54F05F6F" w:rsidR="00836A69" w:rsidRDefault="00836A69" w:rsidP="00836A69">
      <w:r>
        <w:t>L’heure précise (i.e. à la seconde près) et la date sont affichées dans l’IHM afin d’éviter à l’utilisateur toute mauvaise interprétation qui serait liée à l’heure de circulation du véhicule.</w:t>
      </w:r>
    </w:p>
    <w:p w14:paraId="1167C4AA" w14:textId="761EA3D3" w:rsidR="00836A69" w:rsidRDefault="00836A69" w:rsidP="00836A69">
      <w:pPr>
        <w:pStyle w:val="Titre3"/>
      </w:pPr>
      <w:bookmarkStart w:id="120" w:name="_Toc513023552"/>
      <w:r>
        <w:lastRenderedPageBreak/>
        <w:t>Statistiques de fréquentation</w:t>
      </w:r>
      <w:bookmarkEnd w:id="120"/>
    </w:p>
    <w:p w14:paraId="248A0F93" w14:textId="35FAEC4A" w:rsidR="00836A69" w:rsidRDefault="001C2A24" w:rsidP="00836A69">
      <w:r>
        <w:t>L’utilisateur (et notamment l’opérateur en salle de contrôle) dispose de statistiques le renseignant sur la tendance de fréquentation du véhicule par les usagers en fonction de la position sur la ligne. Le taux d’occupation et que le nombre d’usagers détectés sont ainsi traduits en un histogramme permettant la visualisation de l’évolution de fréquentation du véhicule entre les différentes stations.</w:t>
      </w:r>
    </w:p>
    <w:p w14:paraId="36820B5E" w14:textId="77777777" w:rsidR="001C2A24" w:rsidRPr="00836A69" w:rsidRDefault="001C2A24" w:rsidP="00836A69"/>
    <w:p w14:paraId="0894FFC1" w14:textId="4F563D40" w:rsidR="00836A69" w:rsidRDefault="001C2A24" w:rsidP="001C2A24">
      <w:pPr>
        <w:jc w:val="center"/>
      </w:pPr>
      <w:r>
        <w:rPr>
          <w:noProof/>
        </w:rPr>
        <w:drawing>
          <wp:inline distT="0" distB="0" distL="0" distR="0" wp14:anchorId="4FDDCCD6" wp14:editId="71434B1C">
            <wp:extent cx="3400425" cy="3086100"/>
            <wp:effectExtent l="95250" t="19050" r="390525" b="381000"/>
            <wp:docPr id="22" name="Image 22" descr="C:\Users\HZSG9792\Documents\Stage-Marie\Spécifications fonctionnelles\UI\tendance fréqu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ZSG9792\Documents\Stage-Marie\Spécifications fonctionnelles\UI\tendance fréquent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3086100"/>
                    </a:xfrm>
                    <a:prstGeom prst="rect">
                      <a:avLst/>
                    </a:prstGeom>
                    <a:solidFill>
                      <a:srgbClr val="000000">
                        <a:shade val="95000"/>
                      </a:srgbClr>
                    </a:solidFill>
                    <a:ln w="127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DA56D7A" w14:textId="1B0A12E4" w:rsidR="001C2A24" w:rsidRDefault="001C2A24" w:rsidP="001C2A24">
      <w:pPr>
        <w:jc w:val="center"/>
      </w:pPr>
      <w:bookmarkStart w:id="121" w:name="_Toc512509593"/>
      <w:r>
        <w:t>Figure n°</w:t>
      </w:r>
      <w:fldSimple w:instr=" SEQ Figure \* ARABIC ">
        <w:r w:rsidR="00B954E7">
          <w:rPr>
            <w:noProof/>
          </w:rPr>
          <w:t>19</w:t>
        </w:r>
      </w:fldSimple>
      <w:r>
        <w:t xml:space="preserve"> – Histogramme représentation la fréquentation (taux d’occupation) du véhicule en fonction du temps. Les nombres d’usagers détectés surplombent les barres de l’histogramme.</w:t>
      </w:r>
      <w:bookmarkEnd w:id="121"/>
    </w:p>
    <w:p w14:paraId="065CBE3F" w14:textId="77777777" w:rsidR="00603231" w:rsidRDefault="00603231">
      <w:pPr>
        <w:spacing w:before="0" w:after="0"/>
        <w:jc w:val="left"/>
        <w:rPr>
          <w:color w:val="FF6600"/>
          <w:sz w:val="32"/>
          <w:szCs w:val="32"/>
        </w:rPr>
      </w:pPr>
      <w:r>
        <w:br w:type="page"/>
      </w:r>
    </w:p>
    <w:p w14:paraId="6C838047" w14:textId="071D33E6" w:rsidR="001C2A24" w:rsidRDefault="001C2A24" w:rsidP="001C2A24">
      <w:pPr>
        <w:pStyle w:val="Titre2"/>
        <w:numPr>
          <w:ilvl w:val="0"/>
          <w:numId w:val="0"/>
        </w:numPr>
        <w:ind w:left="2138" w:hanging="720"/>
      </w:pPr>
      <w:bookmarkStart w:id="122" w:name="_Toc513023553"/>
      <w:r>
        <w:lastRenderedPageBreak/>
        <w:t>4.3. Comportement de l’IHM lors de la transition MC vers AM</w:t>
      </w:r>
      <w:bookmarkEnd w:id="122"/>
    </w:p>
    <w:p w14:paraId="06746F48" w14:textId="56C81469" w:rsidR="001C2A24" w:rsidRDefault="001C2A24" w:rsidP="001C2A24">
      <w:r>
        <w:t xml:space="preserve">Lors de la transition du mode « mission commerciale » vers le mode « attente de mission », il n’est pas censé y avoir à bord d’usagers ni d’objets abandonnés. </w:t>
      </w:r>
      <w:r w:rsidR="00603231">
        <w:t xml:space="preserve">Ainsi, l’utilisateur est alerté si des usagers ou n’importe quel objet abandonné sont détectés.  </w:t>
      </w:r>
    </w:p>
    <w:p w14:paraId="54C3EEE3" w14:textId="3D31D4C8" w:rsidR="00603231" w:rsidRDefault="00300482" w:rsidP="00300482">
      <w:pPr>
        <w:jc w:val="center"/>
      </w:pPr>
      <w:r>
        <w:rPr>
          <w:noProof/>
        </w:rPr>
        <w:drawing>
          <wp:inline distT="0" distB="0" distL="0" distR="0" wp14:anchorId="41AB63F6" wp14:editId="2CF49DA4">
            <wp:extent cx="5753100" cy="4048125"/>
            <wp:effectExtent l="95250" t="19050" r="381000" b="390525"/>
            <wp:docPr id="26" name="Image 26" descr="C:\Users\HZSG9792\Documents\Stage-Marie\Spécifications fonctionnelles\UI\Template abandoned lugg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ZSG9792\Documents\Stage-Marie\Spécifications fonctionnelles\UI\Template abandoned lugg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solidFill>
                      <a:srgbClr val="000000">
                        <a:shade val="95000"/>
                      </a:srgbClr>
                    </a:solidFill>
                    <a:ln w="127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00603231">
        <w:t>Figure n°</w:t>
      </w:r>
      <w:fldSimple w:instr=" SEQ Figure \* ARABIC ">
        <w:r w:rsidR="00B954E7">
          <w:rPr>
            <w:noProof/>
          </w:rPr>
          <w:t>20</w:t>
        </w:r>
      </w:fldSimple>
      <w:r w:rsidR="00603231">
        <w:t xml:space="preserve"> – Aperçu de l’IHM lors de la transition du mode MC vers le mode AM</w:t>
      </w:r>
    </w:p>
    <w:p w14:paraId="180F6002" w14:textId="77777777" w:rsidR="00603231" w:rsidRPr="00603231" w:rsidRDefault="00603231" w:rsidP="00603231"/>
    <w:p w14:paraId="187D6772" w14:textId="4D03AF27" w:rsidR="001C2A24" w:rsidRDefault="00603231" w:rsidP="00603231">
      <w:pPr>
        <w:pStyle w:val="Titre3"/>
        <w:numPr>
          <w:ilvl w:val="0"/>
          <w:numId w:val="0"/>
        </w:numPr>
      </w:pPr>
      <w:bookmarkStart w:id="123" w:name="_Toc513023554"/>
      <w:r w:rsidRPr="00603231">
        <w:t>4.3.1.</w:t>
      </w:r>
      <w:r w:rsidR="00531512">
        <w:tab/>
      </w:r>
      <w:r w:rsidR="00531512">
        <w:tab/>
      </w:r>
      <w:r>
        <w:t>Position du véhicule</w:t>
      </w:r>
      <w:bookmarkEnd w:id="123"/>
    </w:p>
    <w:p w14:paraId="275278F5" w14:textId="2A2150B5" w:rsidR="00603231" w:rsidRDefault="00603231" w:rsidP="00603231">
      <w:r>
        <w:t>Lors de cette transition, le véhicule est à l’arrêt dans une station terminus</w:t>
      </w:r>
      <w:r w:rsidR="00531512">
        <w:t>. Un encart indique que le véhicule se trouve dans une station terminus.</w:t>
      </w:r>
    </w:p>
    <w:p w14:paraId="7E4EA51D" w14:textId="18E2B61F" w:rsidR="00531512" w:rsidRDefault="00531512" w:rsidP="00531512">
      <w:pPr>
        <w:jc w:val="center"/>
      </w:pPr>
      <w:r>
        <w:rPr>
          <w:noProof/>
        </w:rPr>
        <w:lastRenderedPageBreak/>
        <w:drawing>
          <wp:inline distT="0" distB="0" distL="0" distR="0" wp14:anchorId="20BACA51" wp14:editId="39FB1988">
            <wp:extent cx="2581577" cy="1276350"/>
            <wp:effectExtent l="95250" t="19050" r="390525" b="381000"/>
            <wp:docPr id="25" name="Image 25" descr="C:\Users\HZSG9792\Documents\Stage-Marie\Spécifications fonctionnelles\Figures DSF\posi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ZSG9792\Documents\Stage-Marie\Spécifications fonctionnelles\Figures DSF\position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1577" cy="1276350"/>
                    </a:xfrm>
                    <a:prstGeom prst="rect">
                      <a:avLst/>
                    </a:prstGeom>
                    <a:solidFill>
                      <a:srgbClr val="000000">
                        <a:shade val="95000"/>
                      </a:srgbClr>
                    </a:solidFill>
                    <a:ln w="127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10F43A8" w14:textId="6C1ACE76" w:rsidR="00531512" w:rsidRDefault="00531512" w:rsidP="00531512">
      <w:pPr>
        <w:jc w:val="center"/>
      </w:pPr>
      <w:r>
        <w:t>Figure n°</w:t>
      </w:r>
      <w:fldSimple w:instr=" SEQ Figure \* ARABIC ">
        <w:r w:rsidR="00B954E7">
          <w:rPr>
            <w:noProof/>
          </w:rPr>
          <w:t>21</w:t>
        </w:r>
      </w:fldSimple>
      <w:r>
        <w:t xml:space="preserve"> – Illustration de la localisation du véhicule lors de la transition MC – AM</w:t>
      </w:r>
    </w:p>
    <w:p w14:paraId="1A5399A9" w14:textId="77777777" w:rsidR="00531512" w:rsidRPr="00531512" w:rsidRDefault="00531512" w:rsidP="00531512"/>
    <w:p w14:paraId="0802FB6A" w14:textId="60E0BE60" w:rsidR="00531512" w:rsidRDefault="00531512" w:rsidP="00531512">
      <w:pPr>
        <w:pStyle w:val="Titre3"/>
        <w:numPr>
          <w:ilvl w:val="0"/>
          <w:numId w:val="0"/>
        </w:numPr>
        <w:ind w:left="1134" w:hanging="1134"/>
      </w:pPr>
      <w:bookmarkStart w:id="124" w:name="_Toc513023555"/>
      <w:r>
        <w:t xml:space="preserve">4.3.2. </w:t>
      </w:r>
      <w:r>
        <w:tab/>
      </w:r>
      <w:r w:rsidR="00C1445D">
        <w:t>Encarts d’alerte</w:t>
      </w:r>
      <w:bookmarkEnd w:id="124"/>
    </w:p>
    <w:p w14:paraId="4933BCD9" w14:textId="6DBD6854" w:rsidR="00C1445D" w:rsidRDefault="00C1445D" w:rsidP="00C1445D">
      <w:r>
        <w:t xml:space="preserve">En cas de détection d’usagers, un encart d’alerte apparaît et indique à l’utilisateur le nombre </w:t>
      </w:r>
      <w:bookmarkStart w:id="125" w:name="_GoBack"/>
      <w:bookmarkEnd w:id="125"/>
      <w:r>
        <w:t>d’usagers détectés. Un encart d’alerte apparaît également en cas de détection d’objets abandonnés et indique le nombre d’objets détectés. En complément, un autre encart d’alerte apparaît au-dessus des caméras pour indiquer la présence d’usager</w:t>
      </w:r>
      <w:r w:rsidR="0090024E">
        <w:t>s</w:t>
      </w:r>
      <w:r>
        <w:t xml:space="preserve"> et/ou d’objets abandonnés. </w:t>
      </w:r>
    </w:p>
    <w:p w14:paraId="73729748" w14:textId="77777777" w:rsidR="00C1445D" w:rsidRDefault="00C1445D" w:rsidP="00C1445D"/>
    <w:p w14:paraId="0D79D16F" w14:textId="7142C595" w:rsidR="00300482" w:rsidRPr="00C1445D" w:rsidRDefault="00300482" w:rsidP="00C1445D">
      <w:r>
        <w:rPr>
          <w:noProof/>
        </w:rPr>
        <w:drawing>
          <wp:inline distT="0" distB="0" distL="0" distR="0" wp14:anchorId="478289EB" wp14:editId="4CCC7CF1">
            <wp:extent cx="3009900" cy="1657350"/>
            <wp:effectExtent l="0" t="0" r="0" b="0"/>
            <wp:docPr id="27" name="Image 27" descr="C:\Users\HZSG9792\Documents\Stage-Marie\Spécifications fonctionnelles\UI\encart alerte objets usagers détectes dans telle camé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ZSG9792\Documents\Stage-Marie\Spécifications fonctionnelles\UI\encart alerte objets usagers détectes dans telle camé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1657350"/>
                    </a:xfrm>
                    <a:prstGeom prst="rect">
                      <a:avLst/>
                    </a:prstGeom>
                    <a:noFill/>
                    <a:ln>
                      <a:noFill/>
                    </a:ln>
                  </pic:spPr>
                </pic:pic>
              </a:graphicData>
            </a:graphic>
          </wp:inline>
        </w:drawing>
      </w:r>
      <w:r>
        <w:rPr>
          <w:noProof/>
        </w:rPr>
        <w:drawing>
          <wp:inline distT="0" distB="0" distL="0" distR="0" wp14:anchorId="456AA816" wp14:editId="679243E0">
            <wp:extent cx="2057400" cy="838200"/>
            <wp:effectExtent l="0" t="0" r="0" b="0"/>
            <wp:docPr id="28" name="Image 28" descr="C:\Users\HZSG9792\Documents\Stage-Marie\Spécifications fonctionnelles\UI\encart alerte bla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ZSG9792\Documents\Stage-Marie\Spécifications fonctionnelles\UI\encart alerte blabl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7400" cy="838200"/>
                    </a:xfrm>
                    <a:prstGeom prst="rect">
                      <a:avLst/>
                    </a:prstGeom>
                    <a:noFill/>
                    <a:ln>
                      <a:noFill/>
                    </a:ln>
                  </pic:spPr>
                </pic:pic>
              </a:graphicData>
            </a:graphic>
          </wp:inline>
        </w:drawing>
      </w:r>
      <w:r w:rsidR="00873F50">
        <w:rPr>
          <w:rStyle w:val="Marquedecommentaire"/>
        </w:rPr>
        <w:commentReference w:id="126"/>
      </w:r>
    </w:p>
    <w:sectPr w:rsidR="00300482" w:rsidRPr="00C1445D" w:rsidSect="008D0F7B">
      <w:type w:val="continuous"/>
      <w:pgSz w:w="11906" w:h="16838" w:code="9"/>
      <w:pgMar w:top="1418" w:right="1418" w:bottom="1418" w:left="1418" w:header="567" w:footer="283" w:gutter="0"/>
      <w:cols w:space="709"/>
      <w:formProt w:val="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 w:author="FREMANTEAU Lionel" w:date="2018-05-02T14:31:00Z" w:initials="LFr">
    <w:p w14:paraId="2B003E28" w14:textId="063B78D6" w:rsidR="00873F50" w:rsidRDefault="00873F50">
      <w:pPr>
        <w:pStyle w:val="Commentaire"/>
      </w:pPr>
      <w:r>
        <w:rPr>
          <w:rStyle w:val="Marquedecommentaire"/>
        </w:rPr>
        <w:annotationRef/>
      </w:r>
      <w:r>
        <w:t>Dans notre langage, ce rôle est nommé « Opérateur »</w:t>
      </w:r>
    </w:p>
  </w:comment>
  <w:comment w:id="35" w:author="FREMANTEAU Lionel" w:date="2018-05-02T14:58:00Z" w:initials="LFr">
    <w:p w14:paraId="17622EDE" w14:textId="37FAA906" w:rsidR="00873F50" w:rsidRDefault="00873F50">
      <w:pPr>
        <w:pStyle w:val="Commentaire"/>
      </w:pPr>
      <w:r>
        <w:rPr>
          <w:rStyle w:val="Marquedecommentaire"/>
        </w:rPr>
        <w:annotationRef/>
      </w:r>
      <w:r>
        <w:t>Après lecture du 3.4, c’est un peu redondant entre les 3 chapitres</w:t>
      </w:r>
    </w:p>
  </w:comment>
  <w:comment w:id="51" w:author="FREMANTEAU Lionel" w:date="2018-05-02T14:38:00Z" w:initials="LFr">
    <w:p w14:paraId="636B3231" w14:textId="0795FC73" w:rsidR="00873F50" w:rsidRDefault="00873F50">
      <w:pPr>
        <w:pStyle w:val="Commentaire"/>
      </w:pPr>
      <w:r>
        <w:rPr>
          <w:rStyle w:val="Marquedecommentaire"/>
        </w:rPr>
        <w:annotationRef/>
      </w:r>
      <w:r>
        <w:t xml:space="preserve">Idem que </w:t>
      </w:r>
    </w:p>
  </w:comment>
  <w:comment w:id="55" w:author="FREMANTEAU Lionel" w:date="2018-05-02T14:41:00Z" w:initials="LFr">
    <w:p w14:paraId="38843E86" w14:textId="77777777" w:rsidR="00873F50" w:rsidRDefault="00873F50">
      <w:pPr>
        <w:pStyle w:val="Commentaire"/>
      </w:pPr>
      <w:r>
        <w:rPr>
          <w:rStyle w:val="Marquedecommentaire"/>
        </w:rPr>
        <w:annotationRef/>
      </w:r>
      <w:r>
        <w:t xml:space="preserve"> ?</w:t>
      </w:r>
    </w:p>
    <w:p w14:paraId="445F7BB6" w14:textId="610B9726" w:rsidR="00873F50" w:rsidRDefault="00873F50">
      <w:pPr>
        <w:pStyle w:val="Commentaire"/>
      </w:pPr>
      <w:r>
        <w:t xml:space="preserve">Pour simplifier </w:t>
      </w:r>
      <w:r>
        <w:sym w:font="Wingdings" w:char="F0E0"/>
      </w:r>
    </w:p>
    <w:p w14:paraId="5534B808" w14:textId="77777777" w:rsidR="00873F50" w:rsidRDefault="00873F50">
      <w:pPr>
        <w:pStyle w:val="Commentaire"/>
      </w:pPr>
    </w:p>
    <w:p w14:paraId="59949828" w14:textId="37F7C642" w:rsidR="00873F50" w:rsidRDefault="00873F50">
      <w:pPr>
        <w:pStyle w:val="Commentaire"/>
      </w:pPr>
      <w:r>
        <w:t xml:space="preserve">Lorsque le véhicule passe du mode mission commerciale à mission non commerciale  </w:t>
      </w:r>
    </w:p>
  </w:comment>
  <w:comment w:id="58" w:author="FREMANTEAU Lionel" w:date="2018-05-02T14:48:00Z" w:initials="LFr">
    <w:p w14:paraId="1327BF1A" w14:textId="2EC58B83" w:rsidR="00873F50" w:rsidRDefault="00873F50">
      <w:pPr>
        <w:pStyle w:val="Commentaire"/>
      </w:pPr>
      <w:r>
        <w:rPr>
          <w:rStyle w:val="Marquedecommentaire"/>
        </w:rPr>
        <w:annotationRef/>
      </w:r>
      <w:r>
        <w:t xml:space="preserve">Dans le monde des TP </w:t>
      </w:r>
      <w:proofErr w:type="spellStart"/>
      <w:r>
        <w:t>ferrovière</w:t>
      </w:r>
      <w:proofErr w:type="spellEnd"/>
      <w:r>
        <w:t>/métros/Tram,</w:t>
      </w:r>
    </w:p>
    <w:p w14:paraId="4B0D9240" w14:textId="77777777" w:rsidR="00873F50" w:rsidRDefault="00873F50">
      <w:pPr>
        <w:pStyle w:val="Commentaire"/>
      </w:pPr>
    </w:p>
    <w:p w14:paraId="3F08D910" w14:textId="77777777" w:rsidR="00873F50" w:rsidRDefault="00873F50">
      <w:pPr>
        <w:pStyle w:val="Commentaire"/>
      </w:pPr>
      <w:r>
        <w:t>On parle plutôt de voiture (car in En)</w:t>
      </w:r>
    </w:p>
    <w:p w14:paraId="517C12ED" w14:textId="77777777" w:rsidR="00873F50" w:rsidRDefault="00873F50">
      <w:pPr>
        <w:pStyle w:val="Commentaire"/>
      </w:pPr>
    </w:p>
    <w:p w14:paraId="7619D688" w14:textId="1FEEFF51" w:rsidR="00873F50" w:rsidRDefault="00873F50">
      <w:pPr>
        <w:pStyle w:val="Commentaire"/>
      </w:pPr>
      <w:r>
        <w:t>Pour les bus, cette notion est inutile</w:t>
      </w:r>
    </w:p>
  </w:comment>
  <w:comment w:id="64" w:author="FREMANTEAU Lionel" w:date="2018-05-02T14:52:00Z" w:initials="LFr">
    <w:p w14:paraId="6B85E632" w14:textId="69DD52D4" w:rsidR="00873F50" w:rsidRDefault="00873F50">
      <w:pPr>
        <w:pStyle w:val="Commentaire"/>
      </w:pPr>
      <w:r>
        <w:rPr>
          <w:rStyle w:val="Marquedecommentaire"/>
        </w:rPr>
        <w:annotationRef/>
      </w:r>
      <w:r>
        <w:t>Du coup, pour le bus, la notion de voiture/car n’est pas utile.</w:t>
      </w:r>
      <w:r>
        <w:br/>
        <w:t>Exprimer ceci avec du polymorphisme</w:t>
      </w:r>
    </w:p>
  </w:comment>
  <w:comment w:id="87" w:author="FREMANTEAU Lionel" w:date="2018-05-02T15:03:00Z" w:initials="LFr">
    <w:p w14:paraId="3E9D8981" w14:textId="4627A16F" w:rsidR="00873F50" w:rsidRDefault="00873F50">
      <w:pPr>
        <w:pStyle w:val="Commentaire"/>
      </w:pPr>
      <w:r>
        <w:rPr>
          <w:rStyle w:val="Marquedecommentaire"/>
        </w:rPr>
        <w:annotationRef/>
      </w:r>
      <w:r>
        <w:t>Fin de mission commerciale ?</w:t>
      </w:r>
    </w:p>
  </w:comment>
  <w:comment w:id="126" w:author="BRUNET CARTEAUX Marie" w:date="2018-05-02T15:26:00Z" w:initials="BCM">
    <w:p w14:paraId="31BC5C93" w14:textId="77777777" w:rsidR="00873F50" w:rsidRDefault="00873F50">
      <w:pPr>
        <w:pStyle w:val="Commentaire"/>
      </w:pPr>
      <w:r>
        <w:rPr>
          <w:rStyle w:val="Marquedecommentaire"/>
        </w:rPr>
        <w:annotationRef/>
      </w:r>
    </w:p>
    <w:p w14:paraId="5F38EF37" w14:textId="5165AB49" w:rsidR="00873F50" w:rsidRDefault="00873F50">
      <w:pPr>
        <w:pStyle w:val="Commentaire"/>
      </w:pPr>
      <w:r>
        <w:t xml:space="preserve">Ajouter les </w:t>
      </w:r>
      <w:proofErr w:type="spellStart"/>
      <w:r>
        <w:t>refs</w:t>
      </w:r>
      <w:proofErr w:type="spellEnd"/>
      <w:r>
        <w:t xml:space="preserve"> d’exigences</w:t>
      </w:r>
    </w:p>
  </w:comment>
</w:comment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57ED88" w14:textId="77777777" w:rsidR="00395F5E" w:rsidRDefault="00395F5E">
      <w:r>
        <w:separator/>
      </w:r>
    </w:p>
  </w:endnote>
  <w:endnote w:type="continuationSeparator" w:id="0">
    <w:p w14:paraId="48EBC193" w14:textId="77777777" w:rsidR="00395F5E" w:rsidRDefault="00395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45 Light">
    <w:panose1 w:val="020B0403020202020204"/>
    <w:charset w:val="00"/>
    <w:family w:val="swiss"/>
    <w:pitch w:val="variable"/>
    <w:sig w:usb0="800000AF" w:usb1="5000204A" w:usb2="00000000" w:usb3="00000000" w:csb0="0000009B" w:csb1="00000000"/>
    <w:embedRegular r:id="rId1" w:fontKey="{834116DF-D810-4D0E-B9E2-6DF50A029827}"/>
    <w:embedBold r:id="rId2" w:fontKey="{CA778DDF-18F3-46BF-94BB-C03AC5CE025E}"/>
    <w:embedItalic r:id="rId3" w:fontKey="{9E1D287E-6053-4BBD-AF60-D02209E7E0C2}"/>
  </w:font>
  <w:font w:name="Arial Gra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embedRegular r:id="rId4" w:fontKey="{E5FBF0B4-3ADA-489A-ADEC-ED04AC93C78D}"/>
    <w:embedBold r:id="rId5" w:subsetted="1" w:fontKey="{9C273ED9-79EA-4A5C-9AF4-3A7F1D0DBC17}"/>
  </w:font>
  <w:font w:name="Cambria">
    <w:panose1 w:val="02040503050406030204"/>
    <w:charset w:val="00"/>
    <w:family w:val="roman"/>
    <w:pitch w:val="variable"/>
    <w:sig w:usb0="E00002FF" w:usb1="400004FF" w:usb2="00000000" w:usb3="00000000" w:csb0="0000019F" w:csb1="00000000"/>
    <w:embedRegular r:id="rId6" w:subsetted="1" w:fontKey="{1688E7BE-FFC1-4362-AEDA-73B4EFDB2749}"/>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embedItalic r:id="rId7" w:subsetted="1" w:fontKey="{9EB23DE3-D9DB-49B2-834B-40671A825E16}"/>
  </w:font>
  <w:font w:name="Helvetica 55 Roman">
    <w:panose1 w:val="020B0604020202020204"/>
    <w:charset w:val="00"/>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embedRegular r:id="rId8" w:subsetted="1" w:fontKey="{6C070CDC-E990-4432-AF86-13377B087399}"/>
  </w:font>
  <w:font w:name="Shruti">
    <w:panose1 w:val="020B0502040204020203"/>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65" w:type="dxa"/>
      <w:tblLayout w:type="fixed"/>
      <w:tblCellMar>
        <w:top w:w="57" w:type="dxa"/>
      </w:tblCellMar>
      <w:tblLook w:val="0000" w:firstRow="0" w:lastRow="0" w:firstColumn="0" w:lastColumn="0" w:noHBand="0" w:noVBand="0"/>
    </w:tblPr>
    <w:tblGrid>
      <w:gridCol w:w="2638"/>
      <w:gridCol w:w="4400"/>
      <w:gridCol w:w="2127"/>
    </w:tblGrid>
    <w:tr w:rsidR="00873F50" w:rsidRPr="00E64CAC" w14:paraId="73BDF744" w14:textId="77777777" w:rsidTr="0060780D">
      <w:trPr>
        <w:cantSplit/>
        <w:trHeight w:val="567"/>
      </w:trPr>
      <w:tc>
        <w:tcPr>
          <w:tcW w:w="2638" w:type="dxa"/>
        </w:tcPr>
        <w:p w14:paraId="7DA66AFE" w14:textId="6D58F59F" w:rsidR="00873F50" w:rsidRPr="00E64CAC" w:rsidRDefault="00873F50" w:rsidP="007C5F81">
          <w:pPr>
            <w:pStyle w:val="Pieddepage"/>
            <w:spacing w:after="0"/>
            <w:rPr>
              <w:sz w:val="16"/>
              <w:szCs w:val="16"/>
            </w:rPr>
          </w:pPr>
          <w:r>
            <w:rPr>
              <w:sz w:val="16"/>
              <w:szCs w:val="16"/>
            </w:rPr>
            <w:t>DSF_SI/1.0/Avril18</w:t>
          </w:r>
        </w:p>
      </w:tc>
      <w:tc>
        <w:tcPr>
          <w:tcW w:w="4400" w:type="dxa"/>
        </w:tcPr>
        <w:p w14:paraId="74639B9D" w14:textId="2676E1FB" w:rsidR="00873F50" w:rsidRPr="00DA1761" w:rsidRDefault="00873F50" w:rsidP="0060780D">
          <w:pPr>
            <w:pStyle w:val="Pieddepage"/>
            <w:tabs>
              <w:tab w:val="clear" w:pos="4536"/>
            </w:tabs>
            <w:ind w:left="-218"/>
            <w:jc w:val="center"/>
            <w:rPr>
              <w:rFonts w:cs="Arial"/>
              <w:lang w:val="en-US"/>
            </w:rPr>
          </w:pPr>
          <w:r w:rsidRPr="007D7BB2">
            <w:rPr>
              <w:rFonts w:cs="Arial"/>
              <w:lang w:val="en-US"/>
            </w:rPr>
            <w:t>Interne Orange Applications for Business</w:t>
          </w:r>
        </w:p>
      </w:tc>
      <w:tc>
        <w:tcPr>
          <w:tcW w:w="2127" w:type="dxa"/>
        </w:tcPr>
        <w:p w14:paraId="2C55D44A" w14:textId="77777777" w:rsidR="00873F50" w:rsidRPr="00E64CAC" w:rsidRDefault="00873F50" w:rsidP="0060780D">
          <w:pPr>
            <w:pStyle w:val="Pieddepage"/>
            <w:tabs>
              <w:tab w:val="left" w:pos="1911"/>
            </w:tabs>
            <w:jc w:val="right"/>
            <w:rPr>
              <w:rFonts w:cs="Arial"/>
            </w:rPr>
          </w:pPr>
          <w:r w:rsidRPr="00E64CAC">
            <w:rPr>
              <w:rFonts w:cs="Arial"/>
            </w:rPr>
            <w:fldChar w:fldCharType="begin"/>
          </w:r>
          <w:r w:rsidRPr="00E64CAC">
            <w:rPr>
              <w:rFonts w:cs="Arial"/>
            </w:rPr>
            <w:instrText xml:space="preserve"> PAGE </w:instrText>
          </w:r>
          <w:r w:rsidRPr="00E64CAC">
            <w:rPr>
              <w:rFonts w:cs="Arial"/>
            </w:rPr>
            <w:fldChar w:fldCharType="separate"/>
          </w:r>
          <w:r w:rsidR="006807C4">
            <w:rPr>
              <w:rFonts w:cs="Arial"/>
              <w:noProof/>
            </w:rPr>
            <w:t>33</w:t>
          </w:r>
          <w:r w:rsidRPr="00E64CAC">
            <w:rPr>
              <w:rFonts w:cs="Arial"/>
            </w:rPr>
            <w:fldChar w:fldCharType="end"/>
          </w:r>
          <w:r w:rsidRPr="00E64CAC">
            <w:rPr>
              <w:rFonts w:cs="Arial"/>
            </w:rPr>
            <w:t xml:space="preserve"> </w:t>
          </w:r>
          <w:r>
            <w:rPr>
              <w:rFonts w:cs="Arial"/>
            </w:rPr>
            <w:t>/</w:t>
          </w:r>
          <w:r w:rsidRPr="00E64CAC">
            <w:rPr>
              <w:rFonts w:cs="Arial"/>
            </w:rPr>
            <w:t xml:space="preserve"> </w:t>
          </w:r>
          <w:r w:rsidRPr="00E64CAC">
            <w:rPr>
              <w:rFonts w:cs="Arial"/>
            </w:rPr>
            <w:fldChar w:fldCharType="begin"/>
          </w:r>
          <w:r w:rsidRPr="00E64CAC">
            <w:rPr>
              <w:rFonts w:cs="Arial"/>
            </w:rPr>
            <w:instrText xml:space="preserve"> NUMPAGES </w:instrText>
          </w:r>
          <w:r w:rsidRPr="00E64CAC">
            <w:rPr>
              <w:rFonts w:cs="Arial"/>
            </w:rPr>
            <w:fldChar w:fldCharType="separate"/>
          </w:r>
          <w:r w:rsidR="006807C4">
            <w:rPr>
              <w:rFonts w:cs="Arial"/>
              <w:noProof/>
            </w:rPr>
            <w:t>34</w:t>
          </w:r>
          <w:r w:rsidRPr="00E64CAC">
            <w:rPr>
              <w:rFonts w:cs="Arial"/>
            </w:rPr>
            <w:fldChar w:fldCharType="end"/>
          </w:r>
        </w:p>
      </w:tc>
    </w:tr>
  </w:tbl>
  <w:p w14:paraId="59C3EA7B" w14:textId="77777777" w:rsidR="00873F50" w:rsidRDefault="00873F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D075E3" w14:textId="77777777" w:rsidR="00395F5E" w:rsidRDefault="00395F5E">
      <w:r>
        <w:separator/>
      </w:r>
    </w:p>
  </w:footnote>
  <w:footnote w:type="continuationSeparator" w:id="0">
    <w:p w14:paraId="5E334AA0" w14:textId="77777777" w:rsidR="00395F5E" w:rsidRDefault="00395F5E">
      <w:r>
        <w:continuationSeparator/>
      </w:r>
    </w:p>
  </w:footnote>
  <w:footnote w:id="1">
    <w:p w14:paraId="50B8A64B" w14:textId="4D0A3ADF" w:rsidR="00873F50" w:rsidRDefault="00873F50">
      <w:pPr>
        <w:pStyle w:val="Notedebasdepage"/>
      </w:pPr>
      <w:r>
        <w:rPr>
          <w:rStyle w:val="Appelnotedebasdep"/>
        </w:rPr>
        <w:footnoteRef/>
      </w:r>
      <w:r>
        <w:t xml:space="preserve"> Ces comportements sont caractérisés par des modes de circulation, qui sont expliqués dans la partie 3.4.</w:t>
      </w:r>
    </w:p>
  </w:footnote>
  <w:footnote w:id="2">
    <w:p w14:paraId="0F83609D" w14:textId="2807C537" w:rsidR="00873F50" w:rsidRDefault="00873F50">
      <w:pPr>
        <w:pStyle w:val="Notedebasdepage"/>
      </w:pPr>
      <w:r>
        <w:rPr>
          <w:rStyle w:val="Appelnotedebasdep"/>
        </w:rPr>
        <w:footnoteRef/>
      </w:r>
      <w:r>
        <w:t xml:space="preserve"> Les modes de circulation du véhicule sont expliqués dans la partie 3.4.</w:t>
      </w:r>
    </w:p>
  </w:footnote>
  <w:footnote w:id="3">
    <w:p w14:paraId="4136AFA4" w14:textId="36A42671" w:rsidR="00873F50" w:rsidRDefault="00873F50">
      <w:pPr>
        <w:pStyle w:val="Notedebasdepage"/>
      </w:pPr>
      <w:r>
        <w:rPr>
          <w:rStyle w:val="Appelnotedebasdep"/>
        </w:rPr>
        <w:footnoteRef/>
      </w:r>
      <w:r>
        <w:t xml:space="preserve"> Par « visible », on entend qu’au moins 50% de la surface du bagage est visible dans l’image.</w:t>
      </w:r>
    </w:p>
  </w:footnote>
  <w:footnote w:id="4">
    <w:p w14:paraId="64099B17" w14:textId="30CF0257" w:rsidR="00873F50" w:rsidRDefault="00873F50">
      <w:pPr>
        <w:pStyle w:val="Notedebasdepage"/>
      </w:pPr>
      <w:r>
        <w:rPr>
          <w:rStyle w:val="Appelnotedebasdep"/>
        </w:rPr>
        <w:footnoteRef/>
      </w:r>
      <w:r>
        <w:t xml:space="preserve"> Selon les taux de détection définis plus tôt.</w:t>
      </w:r>
    </w:p>
  </w:footnote>
  <w:footnote w:id="5">
    <w:p w14:paraId="5CC13D43" w14:textId="1EAA3609" w:rsidR="00873F50" w:rsidRDefault="00873F50">
      <w:pPr>
        <w:pStyle w:val="Notedebasdepage"/>
      </w:pPr>
      <w:r>
        <w:rPr>
          <w:rStyle w:val="Appelnotedebasdep"/>
        </w:rPr>
        <w:footnoteRef/>
      </w:r>
      <w:r>
        <w:t xml:space="preserve"> La façon dont l’alerte est donnée est susceptible d’être modifiée ultérieurement.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80" w:type="dxa"/>
      <w:tblLook w:val="0000" w:firstRow="0" w:lastRow="0" w:firstColumn="0" w:lastColumn="0" w:noHBand="0" w:noVBand="0"/>
    </w:tblPr>
    <w:tblGrid>
      <w:gridCol w:w="2376"/>
      <w:gridCol w:w="6804"/>
    </w:tblGrid>
    <w:tr w:rsidR="00873F50" w14:paraId="0907FFC8" w14:textId="77777777" w:rsidTr="00264CFE">
      <w:trPr>
        <w:cantSplit/>
        <w:trHeight w:val="851"/>
      </w:trPr>
      <w:tc>
        <w:tcPr>
          <w:tcW w:w="2376" w:type="dxa"/>
          <w:vAlign w:val="bottom"/>
        </w:tcPr>
        <w:p w14:paraId="6DA2BF4F" w14:textId="77777777" w:rsidR="00873F50" w:rsidRDefault="00873F50" w:rsidP="00264CFE">
          <w:pPr>
            <w:pStyle w:val="En-tte"/>
            <w:spacing w:after="20"/>
          </w:pPr>
          <w:r>
            <w:rPr>
              <w:noProof/>
            </w:rPr>
            <w:drawing>
              <wp:inline distT="0" distB="0" distL="0" distR="0" wp14:anchorId="0D5FCBA4" wp14:editId="2F140AED">
                <wp:extent cx="1203960" cy="541020"/>
                <wp:effectExtent l="19050" t="0" r="0" b="0"/>
                <wp:docPr id="24" name="Image 1" descr="obs_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obs_left"/>
                        <pic:cNvPicPr>
                          <a:picLocks noChangeAspect="1" noChangeArrowheads="1"/>
                        </pic:cNvPicPr>
                      </pic:nvPicPr>
                      <pic:blipFill>
                        <a:blip r:embed="rId1"/>
                        <a:srcRect b="-3123"/>
                        <a:stretch>
                          <a:fillRect/>
                        </a:stretch>
                      </pic:blipFill>
                      <pic:spPr bwMode="auto">
                        <a:xfrm>
                          <a:off x="0" y="0"/>
                          <a:ext cx="1203960" cy="541020"/>
                        </a:xfrm>
                        <a:prstGeom prst="rect">
                          <a:avLst/>
                        </a:prstGeom>
                        <a:noFill/>
                        <a:ln w="9525">
                          <a:noFill/>
                          <a:miter lim="800000"/>
                          <a:headEnd/>
                          <a:tailEnd/>
                        </a:ln>
                      </pic:spPr>
                    </pic:pic>
                  </a:graphicData>
                </a:graphic>
              </wp:inline>
            </w:drawing>
          </w:r>
        </w:p>
      </w:tc>
      <w:tc>
        <w:tcPr>
          <w:tcW w:w="6804" w:type="dxa"/>
          <w:vAlign w:val="center"/>
        </w:tcPr>
        <w:p w14:paraId="17922E5E" w14:textId="2CB082FB" w:rsidR="00873F50" w:rsidRPr="00B939A0" w:rsidRDefault="00873F50" w:rsidP="00264CFE">
          <w:pPr>
            <w:pStyle w:val="En-tte"/>
            <w:spacing w:after="20"/>
            <w:jc w:val="right"/>
            <w:rPr>
              <w:sz w:val="20"/>
              <w:szCs w:val="20"/>
            </w:rPr>
          </w:pPr>
          <w:r>
            <w:t>Dossier de Spécifications Fonctionnelles – Détecteur V1</w:t>
          </w:r>
        </w:p>
        <w:p w14:paraId="5E097894" w14:textId="3BF2AA0E" w:rsidR="00873F50" w:rsidRPr="00AE13A3" w:rsidRDefault="00873F50" w:rsidP="00264CFE">
          <w:pPr>
            <w:pStyle w:val="En-tte"/>
            <w:spacing w:after="20"/>
            <w:jc w:val="right"/>
            <w:rPr>
              <w:sz w:val="20"/>
              <w:szCs w:val="20"/>
            </w:rPr>
          </w:pPr>
          <w:r w:rsidRPr="00AE13A3">
            <w:rPr>
              <w:sz w:val="20"/>
              <w:szCs w:val="20"/>
            </w:rPr>
            <w:t>OAB_Detecteur_V1_DSF 1.</w:t>
          </w:r>
          <w:r>
            <w:rPr>
              <w:sz w:val="20"/>
              <w:szCs w:val="20"/>
            </w:rPr>
            <w:t>0</w:t>
          </w:r>
          <w:r w:rsidRPr="00AE13A3">
            <w:rPr>
              <w:sz w:val="20"/>
              <w:szCs w:val="20"/>
            </w:rPr>
            <w:t xml:space="preserve"> </w:t>
          </w:r>
        </w:p>
        <w:p w14:paraId="2C63BAF4" w14:textId="77777777" w:rsidR="00873F50" w:rsidRPr="00B939A0" w:rsidRDefault="00873F50" w:rsidP="00264CFE">
          <w:pPr>
            <w:pStyle w:val="En-tte"/>
            <w:spacing w:after="20"/>
            <w:jc w:val="right"/>
            <w:rPr>
              <w:sz w:val="20"/>
              <w:szCs w:val="20"/>
            </w:rPr>
          </w:pPr>
          <w:r w:rsidRPr="00AE13A3">
            <w:rPr>
              <w:sz w:val="20"/>
              <w:szCs w:val="20"/>
            </w:rPr>
            <w:t>OAB</w:t>
          </w:r>
        </w:p>
      </w:tc>
    </w:tr>
  </w:tbl>
  <w:p w14:paraId="12EC46AB" w14:textId="77777777" w:rsidR="00873F50" w:rsidRPr="00F71622" w:rsidRDefault="00873F50" w:rsidP="00AE13A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80" w:type="dxa"/>
      <w:tblLook w:val="0000" w:firstRow="0" w:lastRow="0" w:firstColumn="0" w:lastColumn="0" w:noHBand="0" w:noVBand="0"/>
    </w:tblPr>
    <w:tblGrid>
      <w:gridCol w:w="2376"/>
      <w:gridCol w:w="6804"/>
    </w:tblGrid>
    <w:tr w:rsidR="00873F50" w14:paraId="35D812B0" w14:textId="77777777" w:rsidTr="002026FF">
      <w:trPr>
        <w:cantSplit/>
        <w:trHeight w:val="851"/>
      </w:trPr>
      <w:tc>
        <w:tcPr>
          <w:tcW w:w="2376" w:type="dxa"/>
          <w:vAlign w:val="bottom"/>
        </w:tcPr>
        <w:p w14:paraId="6E2A0CF4" w14:textId="77777777" w:rsidR="00873F50" w:rsidRDefault="00873F50" w:rsidP="002026FF">
          <w:pPr>
            <w:pStyle w:val="En-tte"/>
            <w:spacing w:after="20"/>
          </w:pPr>
          <w:r>
            <w:rPr>
              <w:noProof/>
            </w:rPr>
            <w:drawing>
              <wp:inline distT="0" distB="0" distL="0" distR="0" wp14:anchorId="3D51BADC" wp14:editId="037A6A5C">
                <wp:extent cx="1203960" cy="541020"/>
                <wp:effectExtent l="19050" t="0" r="0" b="0"/>
                <wp:docPr id="29" name="Image 1" descr="obs_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obs_left"/>
                        <pic:cNvPicPr>
                          <a:picLocks noChangeAspect="1" noChangeArrowheads="1"/>
                        </pic:cNvPicPr>
                      </pic:nvPicPr>
                      <pic:blipFill>
                        <a:blip r:embed="rId1"/>
                        <a:srcRect b="-3123"/>
                        <a:stretch>
                          <a:fillRect/>
                        </a:stretch>
                      </pic:blipFill>
                      <pic:spPr bwMode="auto">
                        <a:xfrm>
                          <a:off x="0" y="0"/>
                          <a:ext cx="1203960" cy="541020"/>
                        </a:xfrm>
                        <a:prstGeom prst="rect">
                          <a:avLst/>
                        </a:prstGeom>
                        <a:noFill/>
                        <a:ln w="9525">
                          <a:noFill/>
                          <a:miter lim="800000"/>
                          <a:headEnd/>
                          <a:tailEnd/>
                        </a:ln>
                      </pic:spPr>
                    </pic:pic>
                  </a:graphicData>
                </a:graphic>
              </wp:inline>
            </w:drawing>
          </w:r>
        </w:p>
      </w:tc>
      <w:tc>
        <w:tcPr>
          <w:tcW w:w="6804" w:type="dxa"/>
          <w:vAlign w:val="center"/>
        </w:tcPr>
        <w:p w14:paraId="5E3FF1A3" w14:textId="697364A3" w:rsidR="00873F50" w:rsidRPr="00B939A0" w:rsidRDefault="00873F50" w:rsidP="002026FF">
          <w:pPr>
            <w:pStyle w:val="En-tte"/>
            <w:spacing w:after="20"/>
            <w:jc w:val="right"/>
            <w:rPr>
              <w:sz w:val="20"/>
              <w:szCs w:val="20"/>
            </w:rPr>
          </w:pPr>
          <w:r>
            <w:t>Dossier de Spécifications Fonctionnelles – Détecteur V1</w:t>
          </w:r>
        </w:p>
        <w:p w14:paraId="3DBA9B0C" w14:textId="6B32BC16" w:rsidR="00873F50" w:rsidRPr="00AE13A3" w:rsidRDefault="00873F50" w:rsidP="002026FF">
          <w:pPr>
            <w:pStyle w:val="En-tte"/>
            <w:spacing w:after="20"/>
            <w:jc w:val="right"/>
            <w:rPr>
              <w:sz w:val="20"/>
              <w:szCs w:val="20"/>
            </w:rPr>
          </w:pPr>
          <w:r w:rsidRPr="00AE13A3">
            <w:rPr>
              <w:sz w:val="20"/>
              <w:szCs w:val="20"/>
            </w:rPr>
            <w:t>OAB_Detecteur_V1_DSF 1.</w:t>
          </w:r>
          <w:r>
            <w:rPr>
              <w:sz w:val="20"/>
              <w:szCs w:val="20"/>
            </w:rPr>
            <w:t>0</w:t>
          </w:r>
          <w:r w:rsidRPr="00AE13A3">
            <w:rPr>
              <w:sz w:val="20"/>
              <w:szCs w:val="20"/>
            </w:rPr>
            <w:t xml:space="preserve"> </w:t>
          </w:r>
        </w:p>
        <w:p w14:paraId="06A65358" w14:textId="161677FF" w:rsidR="00873F50" w:rsidRPr="00B939A0" w:rsidRDefault="00873F50" w:rsidP="002026FF">
          <w:pPr>
            <w:pStyle w:val="En-tte"/>
            <w:spacing w:after="20"/>
            <w:jc w:val="right"/>
            <w:rPr>
              <w:sz w:val="20"/>
              <w:szCs w:val="20"/>
            </w:rPr>
          </w:pPr>
          <w:r w:rsidRPr="00AE13A3">
            <w:rPr>
              <w:sz w:val="20"/>
              <w:szCs w:val="20"/>
            </w:rPr>
            <w:t>OAB</w:t>
          </w:r>
        </w:p>
      </w:tc>
    </w:tr>
  </w:tbl>
  <w:p w14:paraId="6FED0C74" w14:textId="77777777" w:rsidR="00873F50" w:rsidRPr="00F71622" w:rsidRDefault="00873F50" w:rsidP="00F7162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4548D"/>
    <w:multiLevelType w:val="hybridMultilevel"/>
    <w:tmpl w:val="DB969638"/>
    <w:lvl w:ilvl="0" w:tplc="BE1A8706">
      <w:start w:val="1"/>
      <w:numFmt w:val="bullet"/>
      <w:lvlText w:val=""/>
      <w:lvlJc w:val="left"/>
      <w:pPr>
        <w:ind w:left="780" w:hanging="360"/>
      </w:pPr>
      <w:rPr>
        <w:rFonts w:ascii="Wingdings" w:hAnsi="Wingdings" w:hint="default"/>
        <w:color w:val="FF6600"/>
        <w:sz w:val="20"/>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nsid w:val="08C4753A"/>
    <w:multiLevelType w:val="multilevel"/>
    <w:tmpl w:val="B7ACC4EE"/>
    <w:name w:val="Orange"/>
    <w:lvl w:ilvl="0">
      <w:start w:val="1"/>
      <w:numFmt w:val="decimal"/>
      <w:lvlText w:val="%1."/>
      <w:lvlJc w:val="left"/>
      <w:pPr>
        <w:tabs>
          <w:tab w:val="num" w:pos="36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2.%1.%3."/>
      <w:lvlJc w:val="left"/>
      <w:pPr>
        <w:tabs>
          <w:tab w:val="num" w:pos="1418"/>
        </w:tabs>
        <w:ind w:left="1418" w:hanging="1418"/>
      </w:pPr>
      <w:rPr>
        <w:rFonts w:hint="default"/>
      </w:rPr>
    </w:lvl>
    <w:lvl w:ilvl="3">
      <w:start w:val="1"/>
      <w:numFmt w:val="decimal"/>
      <w:lvlText w:val="%3.%1.%2.%4."/>
      <w:lvlJc w:val="left"/>
      <w:pPr>
        <w:tabs>
          <w:tab w:val="num" w:pos="1440"/>
        </w:tabs>
        <w:ind w:left="1440" w:hanging="1440"/>
      </w:pPr>
      <w:rPr>
        <w:rFonts w:hint="default"/>
      </w:rPr>
    </w:lvl>
    <w:lvl w:ilvl="4">
      <w:start w:val="1"/>
      <w:numFmt w:val="decimal"/>
      <w:lvlText w:val="%4.%1.%2.%3.%5."/>
      <w:lvlJc w:val="left"/>
      <w:pPr>
        <w:tabs>
          <w:tab w:val="num" w:pos="1797"/>
        </w:tabs>
        <w:ind w:left="1797" w:hanging="1797"/>
      </w:pPr>
      <w:rPr>
        <w:rFonts w:hint="default"/>
      </w:rPr>
    </w:lvl>
    <w:lvl w:ilvl="5">
      <w:start w:val="1"/>
      <w:numFmt w:val="upperLetter"/>
      <w:lvlText w:val="Annexe %6."/>
      <w:lvlJc w:val="left"/>
      <w:pPr>
        <w:tabs>
          <w:tab w:val="num" w:pos="1797"/>
        </w:tabs>
        <w:ind w:left="1797" w:hanging="1797"/>
      </w:pPr>
      <w:rPr>
        <w:rFonts w:hint="default"/>
      </w:rPr>
    </w:lvl>
    <w:lvl w:ilvl="6">
      <w:start w:val="1"/>
      <w:numFmt w:val="decimal"/>
      <w:lvlText w:val="Annexe %6.%7."/>
      <w:lvlJc w:val="left"/>
      <w:pPr>
        <w:tabs>
          <w:tab w:val="num" w:pos="1797"/>
        </w:tabs>
        <w:ind w:left="1797" w:hanging="1797"/>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
    <w:nsid w:val="0AC67CCB"/>
    <w:multiLevelType w:val="hybridMultilevel"/>
    <w:tmpl w:val="BCEAFD02"/>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2515BC"/>
    <w:multiLevelType w:val="hybridMultilevel"/>
    <w:tmpl w:val="9DD2050C"/>
    <w:lvl w:ilvl="0" w:tplc="682E085A">
      <w:start w:val="1"/>
      <w:numFmt w:val="decimal"/>
      <w:lvlText w:val="(%1)"/>
      <w:lvlJc w:val="left"/>
      <w:pPr>
        <w:ind w:left="2829" w:hanging="705"/>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4">
    <w:nsid w:val="125E520E"/>
    <w:multiLevelType w:val="hybridMultilevel"/>
    <w:tmpl w:val="D01C44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3542658"/>
    <w:multiLevelType w:val="multilevel"/>
    <w:tmpl w:val="925097A4"/>
    <w:lvl w:ilvl="0">
      <w:start w:val="1"/>
      <w:numFmt w:val="decimal"/>
      <w:pStyle w:val="Titre1"/>
      <w:lvlText w:val="%1."/>
      <w:lvlJc w:val="left"/>
      <w:pPr>
        <w:tabs>
          <w:tab w:val="num" w:pos="360"/>
        </w:tabs>
        <w:ind w:left="357" w:hanging="357"/>
      </w:pPr>
      <w:rPr>
        <w:rFonts w:hint="default"/>
      </w:rPr>
    </w:lvl>
    <w:lvl w:ilvl="1">
      <w:start w:val="1"/>
      <w:numFmt w:val="decimal"/>
      <w:pStyle w:val="Titre2"/>
      <w:lvlText w:val="%1.%2."/>
      <w:lvlJc w:val="left"/>
      <w:pPr>
        <w:tabs>
          <w:tab w:val="num" w:pos="2138"/>
        </w:tabs>
        <w:ind w:left="2138" w:hanging="720"/>
      </w:pPr>
      <w:rPr>
        <w:rFonts w:hint="default"/>
      </w:rPr>
    </w:lvl>
    <w:lvl w:ilvl="2">
      <w:start w:val="1"/>
      <w:numFmt w:val="decimal"/>
      <w:pStyle w:val="Titre3"/>
      <w:lvlText w:val="%1.%2.%3."/>
      <w:lvlJc w:val="left"/>
      <w:pPr>
        <w:tabs>
          <w:tab w:val="num" w:pos="1843"/>
        </w:tabs>
        <w:ind w:left="1843" w:hanging="1134"/>
      </w:pPr>
      <w:rPr>
        <w:rFonts w:hint="default"/>
      </w:rPr>
    </w:lvl>
    <w:lvl w:ilvl="3">
      <w:start w:val="1"/>
      <w:numFmt w:val="decimal"/>
      <w:pStyle w:val="Titre4"/>
      <w:lvlText w:val="%1.%2.%3.%4."/>
      <w:lvlJc w:val="left"/>
      <w:pPr>
        <w:tabs>
          <w:tab w:val="num" w:pos="8931"/>
        </w:tabs>
        <w:ind w:left="8931" w:hanging="1418"/>
      </w:pPr>
      <w:rPr>
        <w:rFonts w:hint="default"/>
      </w:rPr>
    </w:lvl>
    <w:lvl w:ilvl="4">
      <w:start w:val="1"/>
      <w:numFmt w:val="decimal"/>
      <w:pStyle w:val="Titre5"/>
      <w:lvlText w:val="%1.%2.%3.%4.%5."/>
      <w:lvlJc w:val="left"/>
      <w:pPr>
        <w:tabs>
          <w:tab w:val="num" w:pos="1588"/>
        </w:tabs>
        <w:ind w:left="1588" w:hanging="1588"/>
      </w:pPr>
      <w:rPr>
        <w:rFonts w:hint="default"/>
      </w:rPr>
    </w:lvl>
    <w:lvl w:ilvl="5">
      <w:start w:val="1"/>
      <w:numFmt w:val="upperLetter"/>
      <w:pStyle w:val="AnnexeA-ITLbs"/>
      <w:lvlText w:val="Annexe %6."/>
      <w:lvlJc w:val="left"/>
      <w:pPr>
        <w:tabs>
          <w:tab w:val="num" w:pos="2438"/>
        </w:tabs>
        <w:ind w:left="2438" w:hanging="2438"/>
      </w:pPr>
      <w:rPr>
        <w:rFonts w:hint="default"/>
      </w:rPr>
    </w:lvl>
    <w:lvl w:ilvl="6">
      <w:start w:val="1"/>
      <w:numFmt w:val="decimal"/>
      <w:pStyle w:val="AnnexeA1-AQL-OBS"/>
      <w:lvlText w:val="%6.%7."/>
      <w:lvlJc w:val="left"/>
      <w:pPr>
        <w:tabs>
          <w:tab w:val="num" w:pos="1134"/>
        </w:tabs>
        <w:ind w:left="1134" w:hanging="1134"/>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6">
    <w:nsid w:val="14147637"/>
    <w:multiLevelType w:val="hybridMultilevel"/>
    <w:tmpl w:val="3112F8DE"/>
    <w:lvl w:ilvl="0" w:tplc="FFFFFFFF">
      <w:numFmt w:val="none"/>
      <w:pStyle w:val="Liste2V"/>
      <w:lvlText w:val=""/>
      <w:lvlJc w:val="left"/>
      <w:pPr>
        <w:tabs>
          <w:tab w:val="num" w:pos="360"/>
        </w:tabs>
        <w:ind w:left="0" w:firstLine="0"/>
      </w:pPr>
      <w:rPr>
        <w:rFonts w:ascii="Wingdings" w:hAnsi="Wingding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0DCCC7A2">
      <w:numFmt w:val="bullet"/>
      <w:lvlText w:val=""/>
      <w:lvlJc w:val="left"/>
      <w:pPr>
        <w:tabs>
          <w:tab w:val="num" w:pos="4500"/>
        </w:tabs>
        <w:ind w:left="4500" w:hanging="360"/>
      </w:pPr>
      <w:rPr>
        <w:rFonts w:ascii="Symbol" w:eastAsia="Times New Roman" w:hAnsi="Symbol" w:cs="Times New Roman" w:hint="default"/>
      </w:rPr>
    </w:lvl>
    <w:lvl w:ilvl="6" w:tplc="EF74F836">
      <w:numFmt w:val="bullet"/>
      <w:lvlText w:val="-"/>
      <w:lvlJc w:val="left"/>
      <w:pPr>
        <w:tabs>
          <w:tab w:val="num" w:pos="5040"/>
        </w:tabs>
        <w:ind w:left="5040" w:hanging="360"/>
      </w:pPr>
      <w:rPr>
        <w:rFonts w:ascii="Verdana" w:eastAsia="Times New Roman" w:hAnsi="Verdana" w:cs="Times New Roman" w:hint="default"/>
      </w:r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nsid w:val="1873308B"/>
    <w:multiLevelType w:val="hybridMultilevel"/>
    <w:tmpl w:val="664A9376"/>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3A3344"/>
    <w:multiLevelType w:val="hybridMultilevel"/>
    <w:tmpl w:val="EBA496D4"/>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98794C"/>
    <w:multiLevelType w:val="hybridMultilevel"/>
    <w:tmpl w:val="BA78137A"/>
    <w:lvl w:ilvl="0" w:tplc="7076E1B4">
      <w:start w:val="1"/>
      <w:numFmt w:val="bullet"/>
      <w:pStyle w:val="Pucesniv3"/>
      <w:lvlText w:val="-"/>
      <w:lvlJc w:val="left"/>
      <w:pPr>
        <w:tabs>
          <w:tab w:val="num" w:pos="-333"/>
        </w:tabs>
        <w:ind w:left="-1110" w:firstLine="156"/>
      </w:pPr>
      <w:rPr>
        <w:rFonts w:ascii="Arial" w:hAnsi="Arial" w:hint="default"/>
        <w:b/>
        <w:i w:val="0"/>
        <w:caps w:val="0"/>
        <w:strike w:val="0"/>
        <w:dstrike w:val="0"/>
        <w:outline w:val="0"/>
        <w:shadow w:val="0"/>
        <w:emboss w:val="0"/>
        <w:imprint w:val="0"/>
        <w:vanish w:val="0"/>
        <w:color w:val="auto"/>
        <w:sz w:val="22"/>
        <w:szCs w:val="22"/>
        <w:vertAlign w:val="baseline"/>
      </w:rPr>
    </w:lvl>
    <w:lvl w:ilvl="1" w:tplc="040C0003" w:tentative="1">
      <w:start w:val="1"/>
      <w:numFmt w:val="bullet"/>
      <w:lvlText w:val="o"/>
      <w:lvlJc w:val="left"/>
      <w:pPr>
        <w:tabs>
          <w:tab w:val="num" w:pos="-648"/>
        </w:tabs>
        <w:ind w:left="-648" w:hanging="360"/>
      </w:pPr>
      <w:rPr>
        <w:rFonts w:ascii="Courier New" w:hAnsi="Courier New" w:cs="Courier New" w:hint="default"/>
      </w:rPr>
    </w:lvl>
    <w:lvl w:ilvl="2" w:tplc="040C0005" w:tentative="1">
      <w:start w:val="1"/>
      <w:numFmt w:val="bullet"/>
      <w:lvlText w:val=""/>
      <w:lvlJc w:val="left"/>
      <w:pPr>
        <w:tabs>
          <w:tab w:val="num" w:pos="72"/>
        </w:tabs>
        <w:ind w:left="72" w:hanging="360"/>
      </w:pPr>
      <w:rPr>
        <w:rFonts w:ascii="Wingdings" w:hAnsi="Wingdings" w:hint="default"/>
      </w:rPr>
    </w:lvl>
    <w:lvl w:ilvl="3" w:tplc="040C0001" w:tentative="1">
      <w:start w:val="1"/>
      <w:numFmt w:val="bullet"/>
      <w:lvlText w:val=""/>
      <w:lvlJc w:val="left"/>
      <w:pPr>
        <w:tabs>
          <w:tab w:val="num" w:pos="792"/>
        </w:tabs>
        <w:ind w:left="792" w:hanging="360"/>
      </w:pPr>
      <w:rPr>
        <w:rFonts w:ascii="Symbol" w:hAnsi="Symbol" w:hint="default"/>
      </w:rPr>
    </w:lvl>
    <w:lvl w:ilvl="4" w:tplc="040C0003" w:tentative="1">
      <w:start w:val="1"/>
      <w:numFmt w:val="bullet"/>
      <w:lvlText w:val="o"/>
      <w:lvlJc w:val="left"/>
      <w:pPr>
        <w:tabs>
          <w:tab w:val="num" w:pos="1512"/>
        </w:tabs>
        <w:ind w:left="1512" w:hanging="360"/>
      </w:pPr>
      <w:rPr>
        <w:rFonts w:ascii="Courier New" w:hAnsi="Courier New" w:cs="Courier New" w:hint="default"/>
      </w:rPr>
    </w:lvl>
    <w:lvl w:ilvl="5" w:tplc="040C0005" w:tentative="1">
      <w:start w:val="1"/>
      <w:numFmt w:val="bullet"/>
      <w:lvlText w:val=""/>
      <w:lvlJc w:val="left"/>
      <w:pPr>
        <w:tabs>
          <w:tab w:val="num" w:pos="2232"/>
        </w:tabs>
        <w:ind w:left="2232" w:hanging="360"/>
      </w:pPr>
      <w:rPr>
        <w:rFonts w:ascii="Wingdings" w:hAnsi="Wingdings" w:hint="default"/>
      </w:rPr>
    </w:lvl>
    <w:lvl w:ilvl="6" w:tplc="040C0001" w:tentative="1">
      <w:start w:val="1"/>
      <w:numFmt w:val="bullet"/>
      <w:lvlText w:val=""/>
      <w:lvlJc w:val="left"/>
      <w:pPr>
        <w:tabs>
          <w:tab w:val="num" w:pos="2952"/>
        </w:tabs>
        <w:ind w:left="2952" w:hanging="360"/>
      </w:pPr>
      <w:rPr>
        <w:rFonts w:ascii="Symbol" w:hAnsi="Symbol" w:hint="default"/>
      </w:rPr>
    </w:lvl>
    <w:lvl w:ilvl="7" w:tplc="040C0003" w:tentative="1">
      <w:start w:val="1"/>
      <w:numFmt w:val="bullet"/>
      <w:lvlText w:val="o"/>
      <w:lvlJc w:val="left"/>
      <w:pPr>
        <w:tabs>
          <w:tab w:val="num" w:pos="3672"/>
        </w:tabs>
        <w:ind w:left="3672" w:hanging="360"/>
      </w:pPr>
      <w:rPr>
        <w:rFonts w:ascii="Courier New" w:hAnsi="Courier New" w:cs="Courier New" w:hint="default"/>
      </w:rPr>
    </w:lvl>
    <w:lvl w:ilvl="8" w:tplc="040C0005" w:tentative="1">
      <w:start w:val="1"/>
      <w:numFmt w:val="bullet"/>
      <w:lvlText w:val=""/>
      <w:lvlJc w:val="left"/>
      <w:pPr>
        <w:tabs>
          <w:tab w:val="num" w:pos="4392"/>
        </w:tabs>
        <w:ind w:left="4392" w:hanging="360"/>
      </w:pPr>
      <w:rPr>
        <w:rFonts w:ascii="Wingdings" w:hAnsi="Wingdings" w:hint="default"/>
      </w:rPr>
    </w:lvl>
  </w:abstractNum>
  <w:abstractNum w:abstractNumId="10">
    <w:nsid w:val="2F6F79E0"/>
    <w:multiLevelType w:val="hybridMultilevel"/>
    <w:tmpl w:val="7CD45C4A"/>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0A31D19"/>
    <w:multiLevelType w:val="hybridMultilevel"/>
    <w:tmpl w:val="7B48FF5A"/>
    <w:lvl w:ilvl="0" w:tplc="C08088FA">
      <w:start w:val="1"/>
      <w:numFmt w:val="decimal"/>
      <w:pStyle w:val="TitreTableau"/>
      <w:lvlText w:val="tableau n°%1: "/>
      <w:lvlJc w:val="center"/>
      <w:pPr>
        <w:ind w:left="1353" w:hanging="360"/>
      </w:pPr>
      <w:rPr>
        <w:rFonts w:cs="Times New Roman" w:hint="default"/>
        <w:b w:val="0"/>
        <w:bCs w:val="0"/>
        <w:i w:val="0"/>
        <w:iCs w:val="0"/>
        <w:caps w:val="0"/>
        <w:smallCaps w:val="0"/>
        <w:strike w:val="0"/>
        <w:dstrike w:val="0"/>
        <w:outline w:val="0"/>
        <w:shadow w:val="0"/>
        <w:emboss w:val="0"/>
        <w:imprint w:val="0"/>
        <w:noProof w:val="0"/>
        <w:vanish w:val="0"/>
        <w:color w:val="auto"/>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379C1187"/>
    <w:multiLevelType w:val="hybridMultilevel"/>
    <w:tmpl w:val="B0AE9348"/>
    <w:lvl w:ilvl="0" w:tplc="C42C4F18">
      <w:start w:val="3"/>
      <w:numFmt w:val="bullet"/>
      <w:lvlText w:val="-"/>
      <w:lvlJc w:val="left"/>
      <w:pPr>
        <w:ind w:left="720" w:hanging="360"/>
      </w:pPr>
      <w:rPr>
        <w:rFonts w:ascii="Helvetica 45 Light" w:eastAsia="Times New Roman" w:hAnsi="Helvetica 45 Ligh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9582245"/>
    <w:multiLevelType w:val="hybridMultilevel"/>
    <w:tmpl w:val="D47E9706"/>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B045788"/>
    <w:multiLevelType w:val="hybridMultilevel"/>
    <w:tmpl w:val="3976E954"/>
    <w:lvl w:ilvl="0" w:tplc="873CA79A">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5">
    <w:nsid w:val="45BC0AEA"/>
    <w:multiLevelType w:val="hybridMultilevel"/>
    <w:tmpl w:val="F62C8430"/>
    <w:lvl w:ilvl="0" w:tplc="38DA96F0">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6">
    <w:nsid w:val="56041F03"/>
    <w:multiLevelType w:val="hybridMultilevel"/>
    <w:tmpl w:val="70027B56"/>
    <w:lvl w:ilvl="0" w:tplc="DDDE21F0">
      <w:start w:val="43"/>
      <w:numFmt w:val="bullet"/>
      <w:pStyle w:val="Pucesniv4"/>
      <w:lvlText w:val="-"/>
      <w:lvlJc w:val="left"/>
      <w:pPr>
        <w:tabs>
          <w:tab w:val="num" w:pos="1928"/>
        </w:tabs>
        <w:ind w:left="1928" w:hanging="397"/>
      </w:pPr>
      <w:rPr>
        <w:rFonts w:ascii="Arial Gras" w:hAnsi="Arial Gras" w:hint="default"/>
        <w:b/>
        <w:i w:val="0"/>
        <w:caps w:val="0"/>
        <w:strike w:val="0"/>
        <w:dstrike w:val="0"/>
        <w:outline w:val="0"/>
        <w:shadow w:val="0"/>
        <w:emboss w:val="0"/>
        <w:imprint w:val="0"/>
        <w:vanish w:val="0"/>
        <w:color w:val="FF6600"/>
        <w:sz w:val="24"/>
        <w:szCs w:val="24"/>
        <w:vertAlign w:val="base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nsid w:val="5C1F4EB0"/>
    <w:multiLevelType w:val="hybridMultilevel"/>
    <w:tmpl w:val="76EE0004"/>
    <w:lvl w:ilvl="0" w:tplc="328A2E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1C516F6"/>
    <w:multiLevelType w:val="hybridMultilevel"/>
    <w:tmpl w:val="2D5CA914"/>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07C0EB5"/>
    <w:multiLevelType w:val="hybridMultilevel"/>
    <w:tmpl w:val="D1BC989C"/>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3401BF1"/>
    <w:multiLevelType w:val="hybridMultilevel"/>
    <w:tmpl w:val="097AF494"/>
    <w:lvl w:ilvl="0" w:tplc="8BB642E6">
      <w:start w:val="1"/>
      <w:numFmt w:val="bullet"/>
      <w:pStyle w:val="Pucesniv1"/>
      <w:lvlText w:val=""/>
      <w:lvlJc w:val="left"/>
      <w:pPr>
        <w:tabs>
          <w:tab w:val="num" w:pos="717"/>
        </w:tabs>
        <w:ind w:left="717" w:hanging="360"/>
      </w:pPr>
      <w:rPr>
        <w:rFonts w:ascii="Wingdings" w:hAnsi="Wingdings" w:hint="default"/>
        <w:color w:val="FF6600"/>
        <w:sz w:val="20"/>
        <w:szCs w:val="2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start w:val="1"/>
      <w:numFmt w:val="bullet"/>
      <w:lvlText w:val="o"/>
      <w:lvlJc w:val="left"/>
      <w:pPr>
        <w:tabs>
          <w:tab w:val="num" w:pos="1133"/>
        </w:tabs>
        <w:ind w:left="1133" w:hanging="360"/>
      </w:pPr>
      <w:rPr>
        <w:rFonts w:ascii="Courier New" w:hAnsi="Courier New" w:cs="Courier New" w:hint="default"/>
      </w:rPr>
    </w:lvl>
    <w:lvl w:ilvl="2" w:tplc="040C0005">
      <w:start w:val="1"/>
      <w:numFmt w:val="bullet"/>
      <w:lvlText w:val=""/>
      <w:lvlJc w:val="left"/>
      <w:pPr>
        <w:tabs>
          <w:tab w:val="num" w:pos="1853"/>
        </w:tabs>
        <w:ind w:left="1853" w:hanging="360"/>
      </w:pPr>
      <w:rPr>
        <w:rFonts w:ascii="Wingdings" w:hAnsi="Wingdings" w:hint="default"/>
      </w:rPr>
    </w:lvl>
    <w:lvl w:ilvl="3" w:tplc="040C000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num w:numId="1">
    <w:abstractNumId w:val="20"/>
  </w:num>
  <w:num w:numId="2">
    <w:abstractNumId w:val="21"/>
  </w:num>
  <w:num w:numId="3">
    <w:abstractNumId w:val="9"/>
  </w:num>
  <w:num w:numId="4">
    <w:abstractNumId w:val="5"/>
  </w:num>
  <w:num w:numId="5">
    <w:abstractNumId w:val="11"/>
  </w:num>
  <w:num w:numId="6">
    <w:abstractNumId w:val="16"/>
  </w:num>
  <w:num w:numId="7">
    <w:abstractNumId w:val="6"/>
  </w:num>
  <w:num w:numId="8">
    <w:abstractNumId w:val="10"/>
  </w:num>
  <w:num w:numId="9">
    <w:abstractNumId w:val="13"/>
  </w:num>
  <w:num w:numId="10">
    <w:abstractNumId w:val="8"/>
  </w:num>
  <w:num w:numId="11">
    <w:abstractNumId w:val="2"/>
  </w:num>
  <w:num w:numId="12">
    <w:abstractNumId w:val="12"/>
  </w:num>
  <w:num w:numId="13">
    <w:abstractNumId w:val="7"/>
  </w:num>
  <w:num w:numId="14">
    <w:abstractNumId w:val="18"/>
  </w:num>
  <w:num w:numId="15">
    <w:abstractNumId w:val="4"/>
  </w:num>
  <w:num w:numId="16">
    <w:abstractNumId w:val="19"/>
  </w:num>
  <w:num w:numId="17">
    <w:abstractNumId w:val="0"/>
  </w:num>
  <w:num w:numId="18">
    <w:abstractNumId w:val="15"/>
  </w:num>
  <w:num w:numId="19">
    <w:abstractNumId w:val="17"/>
  </w:num>
  <w:num w:numId="20">
    <w:abstractNumId w:val="14"/>
  </w:num>
  <w:num w:numId="2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proofState w:spelling="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3A2"/>
    <w:rsid w:val="00000085"/>
    <w:rsid w:val="0000058D"/>
    <w:rsid w:val="00000B4E"/>
    <w:rsid w:val="00000DB5"/>
    <w:rsid w:val="00001191"/>
    <w:rsid w:val="000012AA"/>
    <w:rsid w:val="0000225E"/>
    <w:rsid w:val="00002E51"/>
    <w:rsid w:val="00002FE9"/>
    <w:rsid w:val="000035F1"/>
    <w:rsid w:val="00003932"/>
    <w:rsid w:val="00003AC4"/>
    <w:rsid w:val="00003D70"/>
    <w:rsid w:val="00004825"/>
    <w:rsid w:val="00004877"/>
    <w:rsid w:val="00004C7C"/>
    <w:rsid w:val="00004D00"/>
    <w:rsid w:val="00004F81"/>
    <w:rsid w:val="00005C8A"/>
    <w:rsid w:val="00006024"/>
    <w:rsid w:val="0000700C"/>
    <w:rsid w:val="00007C39"/>
    <w:rsid w:val="00010F89"/>
    <w:rsid w:val="0001177E"/>
    <w:rsid w:val="0001223D"/>
    <w:rsid w:val="0001324E"/>
    <w:rsid w:val="00013516"/>
    <w:rsid w:val="000135A9"/>
    <w:rsid w:val="0001379A"/>
    <w:rsid w:val="00013883"/>
    <w:rsid w:val="00013D02"/>
    <w:rsid w:val="00013ED1"/>
    <w:rsid w:val="00013F0C"/>
    <w:rsid w:val="00014411"/>
    <w:rsid w:val="00014D09"/>
    <w:rsid w:val="00014EA5"/>
    <w:rsid w:val="00015183"/>
    <w:rsid w:val="000155B1"/>
    <w:rsid w:val="00015E21"/>
    <w:rsid w:val="00016311"/>
    <w:rsid w:val="000173B2"/>
    <w:rsid w:val="000173E6"/>
    <w:rsid w:val="0001756D"/>
    <w:rsid w:val="000175FF"/>
    <w:rsid w:val="00017697"/>
    <w:rsid w:val="00017DAE"/>
    <w:rsid w:val="00017F65"/>
    <w:rsid w:val="00020D62"/>
    <w:rsid w:val="00020D8A"/>
    <w:rsid w:val="000217DC"/>
    <w:rsid w:val="00021863"/>
    <w:rsid w:val="000218D9"/>
    <w:rsid w:val="0002227E"/>
    <w:rsid w:val="000222FE"/>
    <w:rsid w:val="000227C1"/>
    <w:rsid w:val="00022E58"/>
    <w:rsid w:val="0002321E"/>
    <w:rsid w:val="0002358D"/>
    <w:rsid w:val="000237B0"/>
    <w:rsid w:val="00023837"/>
    <w:rsid w:val="00023B4E"/>
    <w:rsid w:val="00023B64"/>
    <w:rsid w:val="00024044"/>
    <w:rsid w:val="000247BB"/>
    <w:rsid w:val="0002524B"/>
    <w:rsid w:val="0002533F"/>
    <w:rsid w:val="00025469"/>
    <w:rsid w:val="000255A5"/>
    <w:rsid w:val="00025D5A"/>
    <w:rsid w:val="000264C9"/>
    <w:rsid w:val="000267B5"/>
    <w:rsid w:val="00026D4F"/>
    <w:rsid w:val="00026ECB"/>
    <w:rsid w:val="00027AFF"/>
    <w:rsid w:val="00027C8A"/>
    <w:rsid w:val="00027FDF"/>
    <w:rsid w:val="000302C3"/>
    <w:rsid w:val="00030F60"/>
    <w:rsid w:val="000310E1"/>
    <w:rsid w:val="000312B4"/>
    <w:rsid w:val="0003200C"/>
    <w:rsid w:val="0003290E"/>
    <w:rsid w:val="00032B47"/>
    <w:rsid w:val="00033493"/>
    <w:rsid w:val="00033673"/>
    <w:rsid w:val="00033A74"/>
    <w:rsid w:val="0003481B"/>
    <w:rsid w:val="00035602"/>
    <w:rsid w:val="00035762"/>
    <w:rsid w:val="00036210"/>
    <w:rsid w:val="000362BF"/>
    <w:rsid w:val="00036BD8"/>
    <w:rsid w:val="00037019"/>
    <w:rsid w:val="00037212"/>
    <w:rsid w:val="0003722B"/>
    <w:rsid w:val="0003787B"/>
    <w:rsid w:val="000379CC"/>
    <w:rsid w:val="000404F0"/>
    <w:rsid w:val="000406BA"/>
    <w:rsid w:val="00040996"/>
    <w:rsid w:val="00040BAD"/>
    <w:rsid w:val="0004104C"/>
    <w:rsid w:val="000413D2"/>
    <w:rsid w:val="0004156B"/>
    <w:rsid w:val="00042464"/>
    <w:rsid w:val="00042DEB"/>
    <w:rsid w:val="00043556"/>
    <w:rsid w:val="00043660"/>
    <w:rsid w:val="0004387D"/>
    <w:rsid w:val="00043ABE"/>
    <w:rsid w:val="00044117"/>
    <w:rsid w:val="000444CC"/>
    <w:rsid w:val="000446A2"/>
    <w:rsid w:val="00044954"/>
    <w:rsid w:val="00044D4E"/>
    <w:rsid w:val="0004518B"/>
    <w:rsid w:val="00045B56"/>
    <w:rsid w:val="00046430"/>
    <w:rsid w:val="0004698A"/>
    <w:rsid w:val="00046AC3"/>
    <w:rsid w:val="00046D50"/>
    <w:rsid w:val="00046EAF"/>
    <w:rsid w:val="000503C4"/>
    <w:rsid w:val="000508E1"/>
    <w:rsid w:val="00050B38"/>
    <w:rsid w:val="0005138F"/>
    <w:rsid w:val="00051F10"/>
    <w:rsid w:val="00051FBA"/>
    <w:rsid w:val="00052156"/>
    <w:rsid w:val="00052493"/>
    <w:rsid w:val="0005254D"/>
    <w:rsid w:val="00052B47"/>
    <w:rsid w:val="00052E14"/>
    <w:rsid w:val="00052E48"/>
    <w:rsid w:val="00052EF1"/>
    <w:rsid w:val="00052FEC"/>
    <w:rsid w:val="00053076"/>
    <w:rsid w:val="0005395F"/>
    <w:rsid w:val="000540D4"/>
    <w:rsid w:val="00054F1E"/>
    <w:rsid w:val="00055061"/>
    <w:rsid w:val="00055419"/>
    <w:rsid w:val="0005552D"/>
    <w:rsid w:val="00055588"/>
    <w:rsid w:val="000556CD"/>
    <w:rsid w:val="0005623D"/>
    <w:rsid w:val="00056258"/>
    <w:rsid w:val="00056327"/>
    <w:rsid w:val="0005651A"/>
    <w:rsid w:val="0005664B"/>
    <w:rsid w:val="000568D7"/>
    <w:rsid w:val="00056CC8"/>
    <w:rsid w:val="0005780C"/>
    <w:rsid w:val="00057BB1"/>
    <w:rsid w:val="0006067F"/>
    <w:rsid w:val="00060A2C"/>
    <w:rsid w:val="00060CFC"/>
    <w:rsid w:val="00061004"/>
    <w:rsid w:val="0006168D"/>
    <w:rsid w:val="00062084"/>
    <w:rsid w:val="0006252A"/>
    <w:rsid w:val="00062C00"/>
    <w:rsid w:val="000632AF"/>
    <w:rsid w:val="000633E7"/>
    <w:rsid w:val="0006370C"/>
    <w:rsid w:val="00063920"/>
    <w:rsid w:val="00063B1D"/>
    <w:rsid w:val="00063C63"/>
    <w:rsid w:val="00063F69"/>
    <w:rsid w:val="000643D3"/>
    <w:rsid w:val="000644D5"/>
    <w:rsid w:val="000645B8"/>
    <w:rsid w:val="00064E30"/>
    <w:rsid w:val="00065A47"/>
    <w:rsid w:val="00065F45"/>
    <w:rsid w:val="00066023"/>
    <w:rsid w:val="00066337"/>
    <w:rsid w:val="000666C6"/>
    <w:rsid w:val="0006761F"/>
    <w:rsid w:val="00067C74"/>
    <w:rsid w:val="0007028A"/>
    <w:rsid w:val="00070593"/>
    <w:rsid w:val="00070F50"/>
    <w:rsid w:val="00070F7E"/>
    <w:rsid w:val="00070FA8"/>
    <w:rsid w:val="0007107A"/>
    <w:rsid w:val="00071638"/>
    <w:rsid w:val="00071C67"/>
    <w:rsid w:val="00071CC7"/>
    <w:rsid w:val="000720F4"/>
    <w:rsid w:val="00072171"/>
    <w:rsid w:val="00072A4E"/>
    <w:rsid w:val="00072A57"/>
    <w:rsid w:val="000732D0"/>
    <w:rsid w:val="00073632"/>
    <w:rsid w:val="000737C3"/>
    <w:rsid w:val="00073E09"/>
    <w:rsid w:val="0007441D"/>
    <w:rsid w:val="0007476C"/>
    <w:rsid w:val="00074C30"/>
    <w:rsid w:val="00074E52"/>
    <w:rsid w:val="00075055"/>
    <w:rsid w:val="00075A5E"/>
    <w:rsid w:val="00075DD8"/>
    <w:rsid w:val="000766ED"/>
    <w:rsid w:val="00076A4A"/>
    <w:rsid w:val="00076DB3"/>
    <w:rsid w:val="0007786B"/>
    <w:rsid w:val="00077E4D"/>
    <w:rsid w:val="0008029F"/>
    <w:rsid w:val="00080EF9"/>
    <w:rsid w:val="00080FD1"/>
    <w:rsid w:val="000815EB"/>
    <w:rsid w:val="000816BD"/>
    <w:rsid w:val="00081EA4"/>
    <w:rsid w:val="00082415"/>
    <w:rsid w:val="00082822"/>
    <w:rsid w:val="00082D77"/>
    <w:rsid w:val="00082F8E"/>
    <w:rsid w:val="00082FF7"/>
    <w:rsid w:val="00083390"/>
    <w:rsid w:val="000835A1"/>
    <w:rsid w:val="0008360C"/>
    <w:rsid w:val="00083E6D"/>
    <w:rsid w:val="00084007"/>
    <w:rsid w:val="000840A0"/>
    <w:rsid w:val="00084D5F"/>
    <w:rsid w:val="00084D7F"/>
    <w:rsid w:val="00084FC8"/>
    <w:rsid w:val="000852B3"/>
    <w:rsid w:val="0008558C"/>
    <w:rsid w:val="000855FA"/>
    <w:rsid w:val="0008583E"/>
    <w:rsid w:val="0008587E"/>
    <w:rsid w:val="00085A28"/>
    <w:rsid w:val="00085F25"/>
    <w:rsid w:val="0008610B"/>
    <w:rsid w:val="0008669C"/>
    <w:rsid w:val="00086A60"/>
    <w:rsid w:val="00086F4A"/>
    <w:rsid w:val="00087751"/>
    <w:rsid w:val="000878E7"/>
    <w:rsid w:val="00087EE0"/>
    <w:rsid w:val="000900D1"/>
    <w:rsid w:val="0009096E"/>
    <w:rsid w:val="00091594"/>
    <w:rsid w:val="000922E1"/>
    <w:rsid w:val="000923E1"/>
    <w:rsid w:val="00092A06"/>
    <w:rsid w:val="000931B5"/>
    <w:rsid w:val="000937C7"/>
    <w:rsid w:val="00093A7A"/>
    <w:rsid w:val="0009428E"/>
    <w:rsid w:val="00094BC1"/>
    <w:rsid w:val="00094CCF"/>
    <w:rsid w:val="00094D0F"/>
    <w:rsid w:val="00094E1E"/>
    <w:rsid w:val="00094E3D"/>
    <w:rsid w:val="000955E3"/>
    <w:rsid w:val="0009582B"/>
    <w:rsid w:val="000958D7"/>
    <w:rsid w:val="00096033"/>
    <w:rsid w:val="000965E8"/>
    <w:rsid w:val="00096B48"/>
    <w:rsid w:val="00096DC1"/>
    <w:rsid w:val="000976A7"/>
    <w:rsid w:val="000977D2"/>
    <w:rsid w:val="00097971"/>
    <w:rsid w:val="00097C28"/>
    <w:rsid w:val="000A06AE"/>
    <w:rsid w:val="000A0C77"/>
    <w:rsid w:val="000A0F97"/>
    <w:rsid w:val="000A1286"/>
    <w:rsid w:val="000A1EB8"/>
    <w:rsid w:val="000A29A1"/>
    <w:rsid w:val="000A2F29"/>
    <w:rsid w:val="000A366E"/>
    <w:rsid w:val="000A39AF"/>
    <w:rsid w:val="000A3B5B"/>
    <w:rsid w:val="000A4827"/>
    <w:rsid w:val="000A5069"/>
    <w:rsid w:val="000A5231"/>
    <w:rsid w:val="000A5700"/>
    <w:rsid w:val="000A57C3"/>
    <w:rsid w:val="000A5CE8"/>
    <w:rsid w:val="000A5EB2"/>
    <w:rsid w:val="000A612B"/>
    <w:rsid w:val="000A6434"/>
    <w:rsid w:val="000A6AE5"/>
    <w:rsid w:val="000A6C3F"/>
    <w:rsid w:val="000A6C6C"/>
    <w:rsid w:val="000A7029"/>
    <w:rsid w:val="000A785F"/>
    <w:rsid w:val="000A7987"/>
    <w:rsid w:val="000A7FE0"/>
    <w:rsid w:val="000B0127"/>
    <w:rsid w:val="000B08C1"/>
    <w:rsid w:val="000B08D8"/>
    <w:rsid w:val="000B0DC2"/>
    <w:rsid w:val="000B0E5B"/>
    <w:rsid w:val="000B2377"/>
    <w:rsid w:val="000B268B"/>
    <w:rsid w:val="000B2729"/>
    <w:rsid w:val="000B29C0"/>
    <w:rsid w:val="000B2CAE"/>
    <w:rsid w:val="000B374B"/>
    <w:rsid w:val="000B4E6D"/>
    <w:rsid w:val="000B513A"/>
    <w:rsid w:val="000B56BE"/>
    <w:rsid w:val="000B570A"/>
    <w:rsid w:val="000B5A38"/>
    <w:rsid w:val="000B5E72"/>
    <w:rsid w:val="000B6D20"/>
    <w:rsid w:val="000B7D31"/>
    <w:rsid w:val="000C00F0"/>
    <w:rsid w:val="000C02AF"/>
    <w:rsid w:val="000C164F"/>
    <w:rsid w:val="000C1AB6"/>
    <w:rsid w:val="000C21D4"/>
    <w:rsid w:val="000C222B"/>
    <w:rsid w:val="000C25AE"/>
    <w:rsid w:val="000C2F98"/>
    <w:rsid w:val="000C3202"/>
    <w:rsid w:val="000C33D0"/>
    <w:rsid w:val="000C34C1"/>
    <w:rsid w:val="000C3753"/>
    <w:rsid w:val="000C4159"/>
    <w:rsid w:val="000C42BE"/>
    <w:rsid w:val="000C4707"/>
    <w:rsid w:val="000C47AD"/>
    <w:rsid w:val="000C4E1C"/>
    <w:rsid w:val="000C5376"/>
    <w:rsid w:val="000C6BAE"/>
    <w:rsid w:val="000C717F"/>
    <w:rsid w:val="000C73E7"/>
    <w:rsid w:val="000C7412"/>
    <w:rsid w:val="000C7ACA"/>
    <w:rsid w:val="000C7B13"/>
    <w:rsid w:val="000C7CF0"/>
    <w:rsid w:val="000C7F63"/>
    <w:rsid w:val="000D0146"/>
    <w:rsid w:val="000D0497"/>
    <w:rsid w:val="000D101B"/>
    <w:rsid w:val="000D11DE"/>
    <w:rsid w:val="000D1A8B"/>
    <w:rsid w:val="000D26A7"/>
    <w:rsid w:val="000D2A4F"/>
    <w:rsid w:val="000D2B7F"/>
    <w:rsid w:val="000D31B5"/>
    <w:rsid w:val="000D3B30"/>
    <w:rsid w:val="000D3CBE"/>
    <w:rsid w:val="000D3DC3"/>
    <w:rsid w:val="000D3DD5"/>
    <w:rsid w:val="000D4919"/>
    <w:rsid w:val="000D4F51"/>
    <w:rsid w:val="000D548E"/>
    <w:rsid w:val="000D5DBB"/>
    <w:rsid w:val="000D5EC6"/>
    <w:rsid w:val="000D5F03"/>
    <w:rsid w:val="000D650E"/>
    <w:rsid w:val="000D6DD7"/>
    <w:rsid w:val="000D7A8C"/>
    <w:rsid w:val="000D7B09"/>
    <w:rsid w:val="000D7B7F"/>
    <w:rsid w:val="000D7F8E"/>
    <w:rsid w:val="000E0EFC"/>
    <w:rsid w:val="000E12DA"/>
    <w:rsid w:val="000E1DDF"/>
    <w:rsid w:val="000E2036"/>
    <w:rsid w:val="000E2535"/>
    <w:rsid w:val="000E2566"/>
    <w:rsid w:val="000E2D8A"/>
    <w:rsid w:val="000E327A"/>
    <w:rsid w:val="000E35A5"/>
    <w:rsid w:val="000E36A3"/>
    <w:rsid w:val="000E36D5"/>
    <w:rsid w:val="000E4672"/>
    <w:rsid w:val="000E4690"/>
    <w:rsid w:val="000E4749"/>
    <w:rsid w:val="000E4936"/>
    <w:rsid w:val="000E4EC0"/>
    <w:rsid w:val="000E503E"/>
    <w:rsid w:val="000E50FB"/>
    <w:rsid w:val="000E58D5"/>
    <w:rsid w:val="000E5C6C"/>
    <w:rsid w:val="000E747F"/>
    <w:rsid w:val="000E797D"/>
    <w:rsid w:val="000E7F7E"/>
    <w:rsid w:val="000F0018"/>
    <w:rsid w:val="000F0186"/>
    <w:rsid w:val="000F0197"/>
    <w:rsid w:val="000F0299"/>
    <w:rsid w:val="000F0A72"/>
    <w:rsid w:val="000F109A"/>
    <w:rsid w:val="000F122A"/>
    <w:rsid w:val="000F1354"/>
    <w:rsid w:val="000F188E"/>
    <w:rsid w:val="000F19ED"/>
    <w:rsid w:val="000F1B3C"/>
    <w:rsid w:val="000F21E7"/>
    <w:rsid w:val="000F227C"/>
    <w:rsid w:val="000F2771"/>
    <w:rsid w:val="000F2AA7"/>
    <w:rsid w:val="000F2FA5"/>
    <w:rsid w:val="000F475B"/>
    <w:rsid w:val="000F4928"/>
    <w:rsid w:val="000F494C"/>
    <w:rsid w:val="000F6732"/>
    <w:rsid w:val="000F6948"/>
    <w:rsid w:val="000F6E9B"/>
    <w:rsid w:val="000F7802"/>
    <w:rsid w:val="00100122"/>
    <w:rsid w:val="001006CA"/>
    <w:rsid w:val="00100B9D"/>
    <w:rsid w:val="00100EF0"/>
    <w:rsid w:val="001012BA"/>
    <w:rsid w:val="00101FE3"/>
    <w:rsid w:val="00102004"/>
    <w:rsid w:val="00102573"/>
    <w:rsid w:val="0010279C"/>
    <w:rsid w:val="00102D58"/>
    <w:rsid w:val="00102DA6"/>
    <w:rsid w:val="00103457"/>
    <w:rsid w:val="00103845"/>
    <w:rsid w:val="00103A18"/>
    <w:rsid w:val="00103B54"/>
    <w:rsid w:val="00104067"/>
    <w:rsid w:val="001046C9"/>
    <w:rsid w:val="00104822"/>
    <w:rsid w:val="00104879"/>
    <w:rsid w:val="0010490D"/>
    <w:rsid w:val="00104A5C"/>
    <w:rsid w:val="00104B02"/>
    <w:rsid w:val="00104C90"/>
    <w:rsid w:val="001051D5"/>
    <w:rsid w:val="0010531B"/>
    <w:rsid w:val="0010568D"/>
    <w:rsid w:val="00105B51"/>
    <w:rsid w:val="00106691"/>
    <w:rsid w:val="00106BDC"/>
    <w:rsid w:val="00106CC8"/>
    <w:rsid w:val="00106DE2"/>
    <w:rsid w:val="00106E80"/>
    <w:rsid w:val="00106EBE"/>
    <w:rsid w:val="00106FA7"/>
    <w:rsid w:val="00107302"/>
    <w:rsid w:val="00107479"/>
    <w:rsid w:val="001077A2"/>
    <w:rsid w:val="001077B3"/>
    <w:rsid w:val="00107FE2"/>
    <w:rsid w:val="00110094"/>
    <w:rsid w:val="00110294"/>
    <w:rsid w:val="00110693"/>
    <w:rsid w:val="00110B4B"/>
    <w:rsid w:val="001115E8"/>
    <w:rsid w:val="001118A9"/>
    <w:rsid w:val="00112BB0"/>
    <w:rsid w:val="00112E43"/>
    <w:rsid w:val="001141FD"/>
    <w:rsid w:val="001148E0"/>
    <w:rsid w:val="00114ED2"/>
    <w:rsid w:val="001155AA"/>
    <w:rsid w:val="00115F30"/>
    <w:rsid w:val="00115FF0"/>
    <w:rsid w:val="00116114"/>
    <w:rsid w:val="00117420"/>
    <w:rsid w:val="00117483"/>
    <w:rsid w:val="001179AB"/>
    <w:rsid w:val="00117BCE"/>
    <w:rsid w:val="00117CAD"/>
    <w:rsid w:val="00117CE7"/>
    <w:rsid w:val="00117FF2"/>
    <w:rsid w:val="0012023D"/>
    <w:rsid w:val="00120E04"/>
    <w:rsid w:val="00121576"/>
    <w:rsid w:val="00122300"/>
    <w:rsid w:val="0012302E"/>
    <w:rsid w:val="001232BF"/>
    <w:rsid w:val="0012346B"/>
    <w:rsid w:val="00123D00"/>
    <w:rsid w:val="00124593"/>
    <w:rsid w:val="00124A7B"/>
    <w:rsid w:val="00125A14"/>
    <w:rsid w:val="001264D3"/>
    <w:rsid w:val="001265EC"/>
    <w:rsid w:val="00126AAC"/>
    <w:rsid w:val="00126CFF"/>
    <w:rsid w:val="00126ECE"/>
    <w:rsid w:val="0012755C"/>
    <w:rsid w:val="001275AE"/>
    <w:rsid w:val="001275F4"/>
    <w:rsid w:val="001275FB"/>
    <w:rsid w:val="0013001B"/>
    <w:rsid w:val="0013053D"/>
    <w:rsid w:val="00130652"/>
    <w:rsid w:val="00130792"/>
    <w:rsid w:val="00130851"/>
    <w:rsid w:val="00130C79"/>
    <w:rsid w:val="00130C88"/>
    <w:rsid w:val="00130D08"/>
    <w:rsid w:val="00131676"/>
    <w:rsid w:val="00131770"/>
    <w:rsid w:val="00131786"/>
    <w:rsid w:val="0013186A"/>
    <w:rsid w:val="00131979"/>
    <w:rsid w:val="00131E0D"/>
    <w:rsid w:val="00131F09"/>
    <w:rsid w:val="001324EE"/>
    <w:rsid w:val="0013290B"/>
    <w:rsid w:val="00132B0A"/>
    <w:rsid w:val="00132B77"/>
    <w:rsid w:val="00133255"/>
    <w:rsid w:val="001336B2"/>
    <w:rsid w:val="0013389F"/>
    <w:rsid w:val="00133C68"/>
    <w:rsid w:val="001340DC"/>
    <w:rsid w:val="0013423C"/>
    <w:rsid w:val="00134285"/>
    <w:rsid w:val="0013447F"/>
    <w:rsid w:val="0013483E"/>
    <w:rsid w:val="0013497E"/>
    <w:rsid w:val="001352AD"/>
    <w:rsid w:val="001355AF"/>
    <w:rsid w:val="00135C32"/>
    <w:rsid w:val="00136048"/>
    <w:rsid w:val="00136106"/>
    <w:rsid w:val="001368D1"/>
    <w:rsid w:val="00136B83"/>
    <w:rsid w:val="00136C1F"/>
    <w:rsid w:val="00136F09"/>
    <w:rsid w:val="0013717A"/>
    <w:rsid w:val="00137CF9"/>
    <w:rsid w:val="001403D3"/>
    <w:rsid w:val="00140C88"/>
    <w:rsid w:val="001415EE"/>
    <w:rsid w:val="00141751"/>
    <w:rsid w:val="00141ACF"/>
    <w:rsid w:val="00141BF2"/>
    <w:rsid w:val="00141D95"/>
    <w:rsid w:val="00142255"/>
    <w:rsid w:val="001423FF"/>
    <w:rsid w:val="001431BC"/>
    <w:rsid w:val="001436B6"/>
    <w:rsid w:val="00143E67"/>
    <w:rsid w:val="00144A0F"/>
    <w:rsid w:val="00144BC6"/>
    <w:rsid w:val="00144C49"/>
    <w:rsid w:val="00145211"/>
    <w:rsid w:val="00145240"/>
    <w:rsid w:val="001452C7"/>
    <w:rsid w:val="0014579E"/>
    <w:rsid w:val="001458C4"/>
    <w:rsid w:val="001467CB"/>
    <w:rsid w:val="00146FC5"/>
    <w:rsid w:val="0014732B"/>
    <w:rsid w:val="001479EF"/>
    <w:rsid w:val="00147B19"/>
    <w:rsid w:val="00147FB5"/>
    <w:rsid w:val="0015040D"/>
    <w:rsid w:val="00150C8B"/>
    <w:rsid w:val="00150D04"/>
    <w:rsid w:val="001511DE"/>
    <w:rsid w:val="001513D3"/>
    <w:rsid w:val="00151BC3"/>
    <w:rsid w:val="00151D6F"/>
    <w:rsid w:val="00151FC6"/>
    <w:rsid w:val="001521D7"/>
    <w:rsid w:val="001522ED"/>
    <w:rsid w:val="00152858"/>
    <w:rsid w:val="001529F3"/>
    <w:rsid w:val="00153575"/>
    <w:rsid w:val="0015370D"/>
    <w:rsid w:val="00153814"/>
    <w:rsid w:val="0015413C"/>
    <w:rsid w:val="00154320"/>
    <w:rsid w:val="0015486E"/>
    <w:rsid w:val="00154875"/>
    <w:rsid w:val="001548E9"/>
    <w:rsid w:val="00154BCA"/>
    <w:rsid w:val="00154CA1"/>
    <w:rsid w:val="00155C32"/>
    <w:rsid w:val="0015630F"/>
    <w:rsid w:val="00156701"/>
    <w:rsid w:val="00157B4E"/>
    <w:rsid w:val="00157FC5"/>
    <w:rsid w:val="00160A2D"/>
    <w:rsid w:val="001613AD"/>
    <w:rsid w:val="00161DD5"/>
    <w:rsid w:val="0016246E"/>
    <w:rsid w:val="0016277F"/>
    <w:rsid w:val="00162C2C"/>
    <w:rsid w:val="00163355"/>
    <w:rsid w:val="00163A6C"/>
    <w:rsid w:val="00163BF4"/>
    <w:rsid w:val="00164802"/>
    <w:rsid w:val="00164E93"/>
    <w:rsid w:val="00164EB1"/>
    <w:rsid w:val="00165AB8"/>
    <w:rsid w:val="001668EA"/>
    <w:rsid w:val="001672FA"/>
    <w:rsid w:val="001674D6"/>
    <w:rsid w:val="001677B5"/>
    <w:rsid w:val="001705CB"/>
    <w:rsid w:val="0017263C"/>
    <w:rsid w:val="00172A6B"/>
    <w:rsid w:val="00172D22"/>
    <w:rsid w:val="00173417"/>
    <w:rsid w:val="001741B9"/>
    <w:rsid w:val="00174AE3"/>
    <w:rsid w:val="00174BC8"/>
    <w:rsid w:val="00175336"/>
    <w:rsid w:val="00175C60"/>
    <w:rsid w:val="001764E9"/>
    <w:rsid w:val="001772E8"/>
    <w:rsid w:val="001777E9"/>
    <w:rsid w:val="00177945"/>
    <w:rsid w:val="00177A0A"/>
    <w:rsid w:val="00177CCB"/>
    <w:rsid w:val="00180372"/>
    <w:rsid w:val="00181702"/>
    <w:rsid w:val="0018183E"/>
    <w:rsid w:val="00182077"/>
    <w:rsid w:val="00182E52"/>
    <w:rsid w:val="00182EE9"/>
    <w:rsid w:val="001837F8"/>
    <w:rsid w:val="00183953"/>
    <w:rsid w:val="00183A1D"/>
    <w:rsid w:val="00183E6F"/>
    <w:rsid w:val="0018412C"/>
    <w:rsid w:val="0018416A"/>
    <w:rsid w:val="00184474"/>
    <w:rsid w:val="001845C0"/>
    <w:rsid w:val="001853D3"/>
    <w:rsid w:val="00185498"/>
    <w:rsid w:val="001857F0"/>
    <w:rsid w:val="00185A0B"/>
    <w:rsid w:val="0018684C"/>
    <w:rsid w:val="00186CF7"/>
    <w:rsid w:val="00186F0F"/>
    <w:rsid w:val="00187AA5"/>
    <w:rsid w:val="001906F2"/>
    <w:rsid w:val="001908CF"/>
    <w:rsid w:val="00190B75"/>
    <w:rsid w:val="00190BFE"/>
    <w:rsid w:val="00190DEB"/>
    <w:rsid w:val="00191933"/>
    <w:rsid w:val="0019196E"/>
    <w:rsid w:val="001919F9"/>
    <w:rsid w:val="00191B7E"/>
    <w:rsid w:val="00191ECC"/>
    <w:rsid w:val="001927F6"/>
    <w:rsid w:val="001930FE"/>
    <w:rsid w:val="0019349D"/>
    <w:rsid w:val="00193DF8"/>
    <w:rsid w:val="0019434A"/>
    <w:rsid w:val="00194D9C"/>
    <w:rsid w:val="00194FE1"/>
    <w:rsid w:val="00195158"/>
    <w:rsid w:val="0019539D"/>
    <w:rsid w:val="001957DB"/>
    <w:rsid w:val="00196BDA"/>
    <w:rsid w:val="00196D95"/>
    <w:rsid w:val="001973F3"/>
    <w:rsid w:val="00197450"/>
    <w:rsid w:val="001974B3"/>
    <w:rsid w:val="001A007E"/>
    <w:rsid w:val="001A024C"/>
    <w:rsid w:val="001A0633"/>
    <w:rsid w:val="001A08B5"/>
    <w:rsid w:val="001A0CBA"/>
    <w:rsid w:val="001A1278"/>
    <w:rsid w:val="001A1493"/>
    <w:rsid w:val="001A1A6A"/>
    <w:rsid w:val="001A1C41"/>
    <w:rsid w:val="001A222F"/>
    <w:rsid w:val="001A23E5"/>
    <w:rsid w:val="001A2524"/>
    <w:rsid w:val="001A29EB"/>
    <w:rsid w:val="001A2AB6"/>
    <w:rsid w:val="001A2DA7"/>
    <w:rsid w:val="001A354B"/>
    <w:rsid w:val="001A39F3"/>
    <w:rsid w:val="001A39F5"/>
    <w:rsid w:val="001A3B24"/>
    <w:rsid w:val="001A3B44"/>
    <w:rsid w:val="001A3E6B"/>
    <w:rsid w:val="001A4016"/>
    <w:rsid w:val="001A4063"/>
    <w:rsid w:val="001A43E5"/>
    <w:rsid w:val="001A47EC"/>
    <w:rsid w:val="001A4829"/>
    <w:rsid w:val="001A4973"/>
    <w:rsid w:val="001A4A97"/>
    <w:rsid w:val="001A5314"/>
    <w:rsid w:val="001A533C"/>
    <w:rsid w:val="001A5AB9"/>
    <w:rsid w:val="001A5C89"/>
    <w:rsid w:val="001A5CAE"/>
    <w:rsid w:val="001A627A"/>
    <w:rsid w:val="001A6339"/>
    <w:rsid w:val="001A63AA"/>
    <w:rsid w:val="001A6B07"/>
    <w:rsid w:val="001B04A4"/>
    <w:rsid w:val="001B1111"/>
    <w:rsid w:val="001B2B35"/>
    <w:rsid w:val="001B35A8"/>
    <w:rsid w:val="001B3BA0"/>
    <w:rsid w:val="001B3C2B"/>
    <w:rsid w:val="001B426F"/>
    <w:rsid w:val="001B44CE"/>
    <w:rsid w:val="001B44D7"/>
    <w:rsid w:val="001B46DC"/>
    <w:rsid w:val="001B4836"/>
    <w:rsid w:val="001B4FCB"/>
    <w:rsid w:val="001B51E2"/>
    <w:rsid w:val="001B51E8"/>
    <w:rsid w:val="001B5295"/>
    <w:rsid w:val="001B5BBB"/>
    <w:rsid w:val="001B5BE5"/>
    <w:rsid w:val="001B5CFC"/>
    <w:rsid w:val="001B5DB4"/>
    <w:rsid w:val="001B5DC3"/>
    <w:rsid w:val="001B6170"/>
    <w:rsid w:val="001B6573"/>
    <w:rsid w:val="001B6F9F"/>
    <w:rsid w:val="001B72AB"/>
    <w:rsid w:val="001B7593"/>
    <w:rsid w:val="001B7730"/>
    <w:rsid w:val="001B795F"/>
    <w:rsid w:val="001B7D08"/>
    <w:rsid w:val="001C003C"/>
    <w:rsid w:val="001C0066"/>
    <w:rsid w:val="001C06B2"/>
    <w:rsid w:val="001C0A5D"/>
    <w:rsid w:val="001C0C5D"/>
    <w:rsid w:val="001C268E"/>
    <w:rsid w:val="001C2A24"/>
    <w:rsid w:val="001C30F2"/>
    <w:rsid w:val="001C345D"/>
    <w:rsid w:val="001C4881"/>
    <w:rsid w:val="001C4AEC"/>
    <w:rsid w:val="001C4B78"/>
    <w:rsid w:val="001C51DD"/>
    <w:rsid w:val="001C57F8"/>
    <w:rsid w:val="001C659F"/>
    <w:rsid w:val="001C6B24"/>
    <w:rsid w:val="001C6B66"/>
    <w:rsid w:val="001C6FC1"/>
    <w:rsid w:val="001C7231"/>
    <w:rsid w:val="001C7BA5"/>
    <w:rsid w:val="001D0462"/>
    <w:rsid w:val="001D04BD"/>
    <w:rsid w:val="001D0599"/>
    <w:rsid w:val="001D07C0"/>
    <w:rsid w:val="001D09FC"/>
    <w:rsid w:val="001D0B58"/>
    <w:rsid w:val="001D0BAC"/>
    <w:rsid w:val="001D0DF8"/>
    <w:rsid w:val="001D11F8"/>
    <w:rsid w:val="001D19D2"/>
    <w:rsid w:val="001D1D93"/>
    <w:rsid w:val="001D1EE4"/>
    <w:rsid w:val="001D2666"/>
    <w:rsid w:val="001D3024"/>
    <w:rsid w:val="001D47A3"/>
    <w:rsid w:val="001D4875"/>
    <w:rsid w:val="001D538A"/>
    <w:rsid w:val="001D5477"/>
    <w:rsid w:val="001D5712"/>
    <w:rsid w:val="001D5CCE"/>
    <w:rsid w:val="001D5D1B"/>
    <w:rsid w:val="001D6535"/>
    <w:rsid w:val="001D6A8C"/>
    <w:rsid w:val="001D6C45"/>
    <w:rsid w:val="001D780E"/>
    <w:rsid w:val="001E02E0"/>
    <w:rsid w:val="001E0678"/>
    <w:rsid w:val="001E11A7"/>
    <w:rsid w:val="001E12FD"/>
    <w:rsid w:val="001E1638"/>
    <w:rsid w:val="001E2275"/>
    <w:rsid w:val="001E2527"/>
    <w:rsid w:val="001E2A90"/>
    <w:rsid w:val="001E2CFE"/>
    <w:rsid w:val="001E2ECF"/>
    <w:rsid w:val="001E32A9"/>
    <w:rsid w:val="001E3623"/>
    <w:rsid w:val="001E415A"/>
    <w:rsid w:val="001E432D"/>
    <w:rsid w:val="001E45F5"/>
    <w:rsid w:val="001E460A"/>
    <w:rsid w:val="001E4979"/>
    <w:rsid w:val="001E4A3B"/>
    <w:rsid w:val="001E4A58"/>
    <w:rsid w:val="001E4CA7"/>
    <w:rsid w:val="001E542A"/>
    <w:rsid w:val="001E5547"/>
    <w:rsid w:val="001E5A39"/>
    <w:rsid w:val="001E5CA7"/>
    <w:rsid w:val="001E6A48"/>
    <w:rsid w:val="001E6C9D"/>
    <w:rsid w:val="001E762A"/>
    <w:rsid w:val="001F01D9"/>
    <w:rsid w:val="001F03B5"/>
    <w:rsid w:val="001F0BF8"/>
    <w:rsid w:val="001F15EA"/>
    <w:rsid w:val="001F16B1"/>
    <w:rsid w:val="001F1FB2"/>
    <w:rsid w:val="001F34CA"/>
    <w:rsid w:val="001F3783"/>
    <w:rsid w:val="001F4554"/>
    <w:rsid w:val="001F47CE"/>
    <w:rsid w:val="001F48D2"/>
    <w:rsid w:val="001F4FED"/>
    <w:rsid w:val="001F5408"/>
    <w:rsid w:val="001F5788"/>
    <w:rsid w:val="001F5DE6"/>
    <w:rsid w:val="001F5FA6"/>
    <w:rsid w:val="001F6300"/>
    <w:rsid w:val="001F67DF"/>
    <w:rsid w:val="001F6AF4"/>
    <w:rsid w:val="001F7165"/>
    <w:rsid w:val="001F753C"/>
    <w:rsid w:val="001F7731"/>
    <w:rsid w:val="001F7E43"/>
    <w:rsid w:val="0020188A"/>
    <w:rsid w:val="002019D0"/>
    <w:rsid w:val="00201F0E"/>
    <w:rsid w:val="002026FF"/>
    <w:rsid w:val="00202D34"/>
    <w:rsid w:val="00202DF1"/>
    <w:rsid w:val="002030C9"/>
    <w:rsid w:val="00203111"/>
    <w:rsid w:val="002031BD"/>
    <w:rsid w:val="00203415"/>
    <w:rsid w:val="00203E29"/>
    <w:rsid w:val="002040C2"/>
    <w:rsid w:val="0020508C"/>
    <w:rsid w:val="0020512C"/>
    <w:rsid w:val="00205C7C"/>
    <w:rsid w:val="00205E59"/>
    <w:rsid w:val="00205E6F"/>
    <w:rsid w:val="0020645C"/>
    <w:rsid w:val="00206A1B"/>
    <w:rsid w:val="00206AC7"/>
    <w:rsid w:val="00206B02"/>
    <w:rsid w:val="00206BC8"/>
    <w:rsid w:val="00206C33"/>
    <w:rsid w:val="00207199"/>
    <w:rsid w:val="00207604"/>
    <w:rsid w:val="00207709"/>
    <w:rsid w:val="00210593"/>
    <w:rsid w:val="002109B3"/>
    <w:rsid w:val="00210D04"/>
    <w:rsid w:val="002113B1"/>
    <w:rsid w:val="00211E93"/>
    <w:rsid w:val="002133E7"/>
    <w:rsid w:val="002137F8"/>
    <w:rsid w:val="00213C8D"/>
    <w:rsid w:val="00213FC0"/>
    <w:rsid w:val="0021433E"/>
    <w:rsid w:val="002143BE"/>
    <w:rsid w:val="002145FA"/>
    <w:rsid w:val="0021487E"/>
    <w:rsid w:val="00214C85"/>
    <w:rsid w:val="00214C96"/>
    <w:rsid w:val="00215189"/>
    <w:rsid w:val="00215252"/>
    <w:rsid w:val="00215469"/>
    <w:rsid w:val="00215611"/>
    <w:rsid w:val="00215A37"/>
    <w:rsid w:val="00215AB5"/>
    <w:rsid w:val="00215C1E"/>
    <w:rsid w:val="00215E2D"/>
    <w:rsid w:val="002163E8"/>
    <w:rsid w:val="0021663B"/>
    <w:rsid w:val="00216B37"/>
    <w:rsid w:val="0021717D"/>
    <w:rsid w:val="002174F2"/>
    <w:rsid w:val="00217A3A"/>
    <w:rsid w:val="00217CAD"/>
    <w:rsid w:val="00220194"/>
    <w:rsid w:val="00220994"/>
    <w:rsid w:val="0022120C"/>
    <w:rsid w:val="00221218"/>
    <w:rsid w:val="00221AD4"/>
    <w:rsid w:val="0022241A"/>
    <w:rsid w:val="002234A0"/>
    <w:rsid w:val="002239C6"/>
    <w:rsid w:val="00223A21"/>
    <w:rsid w:val="00223B74"/>
    <w:rsid w:val="00223D6B"/>
    <w:rsid w:val="002245C4"/>
    <w:rsid w:val="0022461E"/>
    <w:rsid w:val="00224770"/>
    <w:rsid w:val="00224C3C"/>
    <w:rsid w:val="00224E5F"/>
    <w:rsid w:val="00225838"/>
    <w:rsid w:val="0022619C"/>
    <w:rsid w:val="002262F1"/>
    <w:rsid w:val="002265BB"/>
    <w:rsid w:val="002266C2"/>
    <w:rsid w:val="00226A77"/>
    <w:rsid w:val="00227043"/>
    <w:rsid w:val="0022752B"/>
    <w:rsid w:val="002275B8"/>
    <w:rsid w:val="0022782D"/>
    <w:rsid w:val="00227B64"/>
    <w:rsid w:val="002301A9"/>
    <w:rsid w:val="002302BA"/>
    <w:rsid w:val="00230647"/>
    <w:rsid w:val="00230872"/>
    <w:rsid w:val="00231234"/>
    <w:rsid w:val="0023135D"/>
    <w:rsid w:val="0023153D"/>
    <w:rsid w:val="0023174A"/>
    <w:rsid w:val="00231E6B"/>
    <w:rsid w:val="002324D2"/>
    <w:rsid w:val="002325C9"/>
    <w:rsid w:val="00233858"/>
    <w:rsid w:val="00233AE0"/>
    <w:rsid w:val="00233C99"/>
    <w:rsid w:val="002341E3"/>
    <w:rsid w:val="002343A9"/>
    <w:rsid w:val="00234FB3"/>
    <w:rsid w:val="00236819"/>
    <w:rsid w:val="002376D7"/>
    <w:rsid w:val="00237B3F"/>
    <w:rsid w:val="00237F9B"/>
    <w:rsid w:val="002400FC"/>
    <w:rsid w:val="002405ED"/>
    <w:rsid w:val="002408C9"/>
    <w:rsid w:val="00240E77"/>
    <w:rsid w:val="0024139B"/>
    <w:rsid w:val="00241A7B"/>
    <w:rsid w:val="00241E7D"/>
    <w:rsid w:val="002423A0"/>
    <w:rsid w:val="002427D3"/>
    <w:rsid w:val="002427F2"/>
    <w:rsid w:val="00242DDD"/>
    <w:rsid w:val="00243228"/>
    <w:rsid w:val="00243307"/>
    <w:rsid w:val="00243991"/>
    <w:rsid w:val="00244107"/>
    <w:rsid w:val="002441F9"/>
    <w:rsid w:val="00244A69"/>
    <w:rsid w:val="00244D0E"/>
    <w:rsid w:val="00245B25"/>
    <w:rsid w:val="00246BB4"/>
    <w:rsid w:val="00246D55"/>
    <w:rsid w:val="0024711B"/>
    <w:rsid w:val="0024793D"/>
    <w:rsid w:val="00247A5E"/>
    <w:rsid w:val="00247AA5"/>
    <w:rsid w:val="00247DCA"/>
    <w:rsid w:val="00250388"/>
    <w:rsid w:val="00250CA6"/>
    <w:rsid w:val="00251C26"/>
    <w:rsid w:val="00251D55"/>
    <w:rsid w:val="002521F4"/>
    <w:rsid w:val="0025225F"/>
    <w:rsid w:val="00252340"/>
    <w:rsid w:val="002525B3"/>
    <w:rsid w:val="00252C99"/>
    <w:rsid w:val="002531DD"/>
    <w:rsid w:val="00253A3E"/>
    <w:rsid w:val="00253EBA"/>
    <w:rsid w:val="00253FBD"/>
    <w:rsid w:val="0025407E"/>
    <w:rsid w:val="00254D69"/>
    <w:rsid w:val="002552E6"/>
    <w:rsid w:val="00255E5C"/>
    <w:rsid w:val="002560EE"/>
    <w:rsid w:val="00256AB2"/>
    <w:rsid w:val="00256ECE"/>
    <w:rsid w:val="00256ED8"/>
    <w:rsid w:val="002576E0"/>
    <w:rsid w:val="00257704"/>
    <w:rsid w:val="002578DA"/>
    <w:rsid w:val="00257FB9"/>
    <w:rsid w:val="00260158"/>
    <w:rsid w:val="00260216"/>
    <w:rsid w:val="00260DBC"/>
    <w:rsid w:val="00260DCC"/>
    <w:rsid w:val="002613C6"/>
    <w:rsid w:val="00262526"/>
    <w:rsid w:val="00262D4F"/>
    <w:rsid w:val="00262FA5"/>
    <w:rsid w:val="00263100"/>
    <w:rsid w:val="002632C0"/>
    <w:rsid w:val="002633AA"/>
    <w:rsid w:val="002637AA"/>
    <w:rsid w:val="00264CFE"/>
    <w:rsid w:val="00264EB0"/>
    <w:rsid w:val="0026509F"/>
    <w:rsid w:val="00265B08"/>
    <w:rsid w:val="00265C50"/>
    <w:rsid w:val="00265E07"/>
    <w:rsid w:val="00266B97"/>
    <w:rsid w:val="00266CC0"/>
    <w:rsid w:val="00266F8A"/>
    <w:rsid w:val="00267340"/>
    <w:rsid w:val="002673E9"/>
    <w:rsid w:val="002674B8"/>
    <w:rsid w:val="00267776"/>
    <w:rsid w:val="002709D8"/>
    <w:rsid w:val="00270B76"/>
    <w:rsid w:val="00270BE2"/>
    <w:rsid w:val="00270DB4"/>
    <w:rsid w:val="00271321"/>
    <w:rsid w:val="002717A6"/>
    <w:rsid w:val="00271942"/>
    <w:rsid w:val="00271ADA"/>
    <w:rsid w:val="00271EEC"/>
    <w:rsid w:val="00272CB8"/>
    <w:rsid w:val="00272CEA"/>
    <w:rsid w:val="00272D48"/>
    <w:rsid w:val="00273473"/>
    <w:rsid w:val="0027364D"/>
    <w:rsid w:val="00273802"/>
    <w:rsid w:val="00273EBA"/>
    <w:rsid w:val="00273ED7"/>
    <w:rsid w:val="002740CE"/>
    <w:rsid w:val="0027445A"/>
    <w:rsid w:val="00274B77"/>
    <w:rsid w:val="002765D4"/>
    <w:rsid w:val="00276DF4"/>
    <w:rsid w:val="00277253"/>
    <w:rsid w:val="00277704"/>
    <w:rsid w:val="002801FB"/>
    <w:rsid w:val="00281F81"/>
    <w:rsid w:val="00281FE2"/>
    <w:rsid w:val="002821B6"/>
    <w:rsid w:val="002839AD"/>
    <w:rsid w:val="00284A5F"/>
    <w:rsid w:val="00284D8F"/>
    <w:rsid w:val="002852B1"/>
    <w:rsid w:val="00285790"/>
    <w:rsid w:val="002857B4"/>
    <w:rsid w:val="002871B6"/>
    <w:rsid w:val="00287710"/>
    <w:rsid w:val="0028786B"/>
    <w:rsid w:val="002878BD"/>
    <w:rsid w:val="00287974"/>
    <w:rsid w:val="00287AF1"/>
    <w:rsid w:val="00287C57"/>
    <w:rsid w:val="0029016C"/>
    <w:rsid w:val="00290927"/>
    <w:rsid w:val="0029095F"/>
    <w:rsid w:val="00290E8F"/>
    <w:rsid w:val="00291142"/>
    <w:rsid w:val="00291450"/>
    <w:rsid w:val="002915A4"/>
    <w:rsid w:val="002918BC"/>
    <w:rsid w:val="00291CAA"/>
    <w:rsid w:val="002922BC"/>
    <w:rsid w:val="002927D9"/>
    <w:rsid w:val="00292919"/>
    <w:rsid w:val="00292BDE"/>
    <w:rsid w:val="00293277"/>
    <w:rsid w:val="00293760"/>
    <w:rsid w:val="00293E19"/>
    <w:rsid w:val="00293F80"/>
    <w:rsid w:val="00294A67"/>
    <w:rsid w:val="00294CF0"/>
    <w:rsid w:val="00294EF7"/>
    <w:rsid w:val="002955F1"/>
    <w:rsid w:val="00295945"/>
    <w:rsid w:val="00295DA6"/>
    <w:rsid w:val="00296059"/>
    <w:rsid w:val="002962BA"/>
    <w:rsid w:val="00296D36"/>
    <w:rsid w:val="0029776F"/>
    <w:rsid w:val="002A0169"/>
    <w:rsid w:val="002A0563"/>
    <w:rsid w:val="002A06DF"/>
    <w:rsid w:val="002A0B14"/>
    <w:rsid w:val="002A0BF1"/>
    <w:rsid w:val="002A0C83"/>
    <w:rsid w:val="002A1653"/>
    <w:rsid w:val="002A204E"/>
    <w:rsid w:val="002A2FDF"/>
    <w:rsid w:val="002A301C"/>
    <w:rsid w:val="002A3199"/>
    <w:rsid w:val="002A3942"/>
    <w:rsid w:val="002A3EB3"/>
    <w:rsid w:val="002A41E6"/>
    <w:rsid w:val="002A4344"/>
    <w:rsid w:val="002A4D0A"/>
    <w:rsid w:val="002A5029"/>
    <w:rsid w:val="002A5E9E"/>
    <w:rsid w:val="002A6613"/>
    <w:rsid w:val="002A6771"/>
    <w:rsid w:val="002A67EA"/>
    <w:rsid w:val="002A6858"/>
    <w:rsid w:val="002A68E8"/>
    <w:rsid w:val="002A691D"/>
    <w:rsid w:val="002A6B2D"/>
    <w:rsid w:val="002A6FAF"/>
    <w:rsid w:val="002A7271"/>
    <w:rsid w:val="002A73C0"/>
    <w:rsid w:val="002B0196"/>
    <w:rsid w:val="002B0562"/>
    <w:rsid w:val="002B0889"/>
    <w:rsid w:val="002B0B70"/>
    <w:rsid w:val="002B0E23"/>
    <w:rsid w:val="002B11F7"/>
    <w:rsid w:val="002B28DF"/>
    <w:rsid w:val="002B3C15"/>
    <w:rsid w:val="002B41EC"/>
    <w:rsid w:val="002B4A1F"/>
    <w:rsid w:val="002B4DA2"/>
    <w:rsid w:val="002B4DE3"/>
    <w:rsid w:val="002B4ED4"/>
    <w:rsid w:val="002B50F6"/>
    <w:rsid w:val="002B594C"/>
    <w:rsid w:val="002B5972"/>
    <w:rsid w:val="002B5B1C"/>
    <w:rsid w:val="002B5F13"/>
    <w:rsid w:val="002B61B4"/>
    <w:rsid w:val="002B65EE"/>
    <w:rsid w:val="002B6CC8"/>
    <w:rsid w:val="002B7084"/>
    <w:rsid w:val="002B762C"/>
    <w:rsid w:val="002B776A"/>
    <w:rsid w:val="002B798D"/>
    <w:rsid w:val="002B7A59"/>
    <w:rsid w:val="002C03B8"/>
    <w:rsid w:val="002C059F"/>
    <w:rsid w:val="002C08A7"/>
    <w:rsid w:val="002C0DB5"/>
    <w:rsid w:val="002C12C3"/>
    <w:rsid w:val="002C173C"/>
    <w:rsid w:val="002C18F7"/>
    <w:rsid w:val="002C1B42"/>
    <w:rsid w:val="002C1F54"/>
    <w:rsid w:val="002C3460"/>
    <w:rsid w:val="002C34AF"/>
    <w:rsid w:val="002C4929"/>
    <w:rsid w:val="002C4CF0"/>
    <w:rsid w:val="002C52EA"/>
    <w:rsid w:val="002C5545"/>
    <w:rsid w:val="002C5F9F"/>
    <w:rsid w:val="002C63A7"/>
    <w:rsid w:val="002C6D82"/>
    <w:rsid w:val="002C73AE"/>
    <w:rsid w:val="002C7545"/>
    <w:rsid w:val="002C78ED"/>
    <w:rsid w:val="002C79AA"/>
    <w:rsid w:val="002C79B9"/>
    <w:rsid w:val="002D0109"/>
    <w:rsid w:val="002D058D"/>
    <w:rsid w:val="002D0719"/>
    <w:rsid w:val="002D07C1"/>
    <w:rsid w:val="002D091F"/>
    <w:rsid w:val="002D0C02"/>
    <w:rsid w:val="002D1F76"/>
    <w:rsid w:val="002D1FCE"/>
    <w:rsid w:val="002D218C"/>
    <w:rsid w:val="002D291A"/>
    <w:rsid w:val="002D3248"/>
    <w:rsid w:val="002D327E"/>
    <w:rsid w:val="002D357B"/>
    <w:rsid w:val="002D377C"/>
    <w:rsid w:val="002D384B"/>
    <w:rsid w:val="002D39C9"/>
    <w:rsid w:val="002D3E4D"/>
    <w:rsid w:val="002D4022"/>
    <w:rsid w:val="002D4459"/>
    <w:rsid w:val="002D4664"/>
    <w:rsid w:val="002D4746"/>
    <w:rsid w:val="002D4B82"/>
    <w:rsid w:val="002D4D49"/>
    <w:rsid w:val="002D5054"/>
    <w:rsid w:val="002D53D5"/>
    <w:rsid w:val="002D5602"/>
    <w:rsid w:val="002D5613"/>
    <w:rsid w:val="002D5724"/>
    <w:rsid w:val="002D57D6"/>
    <w:rsid w:val="002D59A0"/>
    <w:rsid w:val="002D5A1B"/>
    <w:rsid w:val="002D7EA0"/>
    <w:rsid w:val="002E0CD1"/>
    <w:rsid w:val="002E14C8"/>
    <w:rsid w:val="002E14D7"/>
    <w:rsid w:val="002E2107"/>
    <w:rsid w:val="002E2519"/>
    <w:rsid w:val="002E2635"/>
    <w:rsid w:val="002E277A"/>
    <w:rsid w:val="002E2821"/>
    <w:rsid w:val="002E292C"/>
    <w:rsid w:val="002E296C"/>
    <w:rsid w:val="002E3678"/>
    <w:rsid w:val="002E3757"/>
    <w:rsid w:val="002E3921"/>
    <w:rsid w:val="002E3B98"/>
    <w:rsid w:val="002E3C42"/>
    <w:rsid w:val="002E4824"/>
    <w:rsid w:val="002E4EFD"/>
    <w:rsid w:val="002E506D"/>
    <w:rsid w:val="002E566C"/>
    <w:rsid w:val="002E5727"/>
    <w:rsid w:val="002E617E"/>
    <w:rsid w:val="002E61C7"/>
    <w:rsid w:val="002E6217"/>
    <w:rsid w:val="002E6467"/>
    <w:rsid w:val="002E6710"/>
    <w:rsid w:val="002E6AA7"/>
    <w:rsid w:val="002E6E11"/>
    <w:rsid w:val="002E6E99"/>
    <w:rsid w:val="002E6EFD"/>
    <w:rsid w:val="002E72D9"/>
    <w:rsid w:val="002E7B52"/>
    <w:rsid w:val="002F0282"/>
    <w:rsid w:val="002F092F"/>
    <w:rsid w:val="002F1297"/>
    <w:rsid w:val="002F131F"/>
    <w:rsid w:val="002F26B4"/>
    <w:rsid w:val="002F3518"/>
    <w:rsid w:val="002F47C6"/>
    <w:rsid w:val="002F4C60"/>
    <w:rsid w:val="002F55CF"/>
    <w:rsid w:val="002F5A5F"/>
    <w:rsid w:val="002F624C"/>
    <w:rsid w:val="002F63AE"/>
    <w:rsid w:val="002F7118"/>
    <w:rsid w:val="003000FC"/>
    <w:rsid w:val="0030042B"/>
    <w:rsid w:val="00300482"/>
    <w:rsid w:val="00300495"/>
    <w:rsid w:val="00300567"/>
    <w:rsid w:val="0030060C"/>
    <w:rsid w:val="00300A9D"/>
    <w:rsid w:val="00300B47"/>
    <w:rsid w:val="003016CB"/>
    <w:rsid w:val="00301A74"/>
    <w:rsid w:val="00302708"/>
    <w:rsid w:val="00302855"/>
    <w:rsid w:val="00302EB3"/>
    <w:rsid w:val="00302F54"/>
    <w:rsid w:val="00302F72"/>
    <w:rsid w:val="00303233"/>
    <w:rsid w:val="00303984"/>
    <w:rsid w:val="00303BBD"/>
    <w:rsid w:val="003040C5"/>
    <w:rsid w:val="0030468C"/>
    <w:rsid w:val="003046F7"/>
    <w:rsid w:val="00304BDA"/>
    <w:rsid w:val="003056B0"/>
    <w:rsid w:val="00305A8A"/>
    <w:rsid w:val="003065E3"/>
    <w:rsid w:val="0030673B"/>
    <w:rsid w:val="003068DA"/>
    <w:rsid w:val="00306B2E"/>
    <w:rsid w:val="00306DCD"/>
    <w:rsid w:val="00306EA7"/>
    <w:rsid w:val="003072DC"/>
    <w:rsid w:val="003075A2"/>
    <w:rsid w:val="0031068A"/>
    <w:rsid w:val="00310A3A"/>
    <w:rsid w:val="00310AD5"/>
    <w:rsid w:val="00310E0B"/>
    <w:rsid w:val="0031101C"/>
    <w:rsid w:val="00311207"/>
    <w:rsid w:val="00311445"/>
    <w:rsid w:val="00311453"/>
    <w:rsid w:val="003114E9"/>
    <w:rsid w:val="00311C49"/>
    <w:rsid w:val="00311EFE"/>
    <w:rsid w:val="00312242"/>
    <w:rsid w:val="00313A4E"/>
    <w:rsid w:val="00313B6E"/>
    <w:rsid w:val="003143D4"/>
    <w:rsid w:val="00314A16"/>
    <w:rsid w:val="00314CD6"/>
    <w:rsid w:val="0031530C"/>
    <w:rsid w:val="003153D5"/>
    <w:rsid w:val="003157CC"/>
    <w:rsid w:val="00315BD6"/>
    <w:rsid w:val="00316B92"/>
    <w:rsid w:val="003171BB"/>
    <w:rsid w:val="003179AF"/>
    <w:rsid w:val="00320904"/>
    <w:rsid w:val="00320E9D"/>
    <w:rsid w:val="003210D5"/>
    <w:rsid w:val="003215E1"/>
    <w:rsid w:val="00321742"/>
    <w:rsid w:val="00321E4B"/>
    <w:rsid w:val="00322053"/>
    <w:rsid w:val="003222DC"/>
    <w:rsid w:val="003224DA"/>
    <w:rsid w:val="00322966"/>
    <w:rsid w:val="003234FF"/>
    <w:rsid w:val="0032383E"/>
    <w:rsid w:val="003238A1"/>
    <w:rsid w:val="00323960"/>
    <w:rsid w:val="00323DDB"/>
    <w:rsid w:val="0032429C"/>
    <w:rsid w:val="003242DB"/>
    <w:rsid w:val="003247CB"/>
    <w:rsid w:val="0032499A"/>
    <w:rsid w:val="003252FE"/>
    <w:rsid w:val="003256C2"/>
    <w:rsid w:val="00325977"/>
    <w:rsid w:val="00325F8D"/>
    <w:rsid w:val="00326CD9"/>
    <w:rsid w:val="0032705A"/>
    <w:rsid w:val="00327117"/>
    <w:rsid w:val="00327DDD"/>
    <w:rsid w:val="00330459"/>
    <w:rsid w:val="00330C7C"/>
    <w:rsid w:val="00330D4F"/>
    <w:rsid w:val="00331D01"/>
    <w:rsid w:val="00331D44"/>
    <w:rsid w:val="003327BB"/>
    <w:rsid w:val="0033297A"/>
    <w:rsid w:val="00332A6B"/>
    <w:rsid w:val="0033311D"/>
    <w:rsid w:val="00333366"/>
    <w:rsid w:val="00333E85"/>
    <w:rsid w:val="003351E6"/>
    <w:rsid w:val="0033584A"/>
    <w:rsid w:val="00336C8A"/>
    <w:rsid w:val="00337653"/>
    <w:rsid w:val="0034010B"/>
    <w:rsid w:val="003402CB"/>
    <w:rsid w:val="00340405"/>
    <w:rsid w:val="003404E1"/>
    <w:rsid w:val="003405BE"/>
    <w:rsid w:val="00341DDF"/>
    <w:rsid w:val="00342011"/>
    <w:rsid w:val="00342E9F"/>
    <w:rsid w:val="00343275"/>
    <w:rsid w:val="00343517"/>
    <w:rsid w:val="0034397F"/>
    <w:rsid w:val="00343A40"/>
    <w:rsid w:val="00343AFC"/>
    <w:rsid w:val="00344058"/>
    <w:rsid w:val="0034426D"/>
    <w:rsid w:val="00344B71"/>
    <w:rsid w:val="0034513E"/>
    <w:rsid w:val="0034517F"/>
    <w:rsid w:val="003452B3"/>
    <w:rsid w:val="003453BD"/>
    <w:rsid w:val="00345609"/>
    <w:rsid w:val="00345614"/>
    <w:rsid w:val="00345AF5"/>
    <w:rsid w:val="00345AFD"/>
    <w:rsid w:val="00346161"/>
    <w:rsid w:val="0034619A"/>
    <w:rsid w:val="00346A32"/>
    <w:rsid w:val="00346F4E"/>
    <w:rsid w:val="00347008"/>
    <w:rsid w:val="00347698"/>
    <w:rsid w:val="00347C2E"/>
    <w:rsid w:val="00352462"/>
    <w:rsid w:val="00352ABC"/>
    <w:rsid w:val="00352C0D"/>
    <w:rsid w:val="0035314B"/>
    <w:rsid w:val="00353994"/>
    <w:rsid w:val="00353B25"/>
    <w:rsid w:val="0035422C"/>
    <w:rsid w:val="0035464B"/>
    <w:rsid w:val="00354EEE"/>
    <w:rsid w:val="00355020"/>
    <w:rsid w:val="00355122"/>
    <w:rsid w:val="0035524C"/>
    <w:rsid w:val="003557EE"/>
    <w:rsid w:val="00355E40"/>
    <w:rsid w:val="003560AB"/>
    <w:rsid w:val="003560E4"/>
    <w:rsid w:val="0035641A"/>
    <w:rsid w:val="0035693F"/>
    <w:rsid w:val="00357597"/>
    <w:rsid w:val="0036082D"/>
    <w:rsid w:val="00360AC1"/>
    <w:rsid w:val="00361CB7"/>
    <w:rsid w:val="0036263B"/>
    <w:rsid w:val="00362939"/>
    <w:rsid w:val="00362B86"/>
    <w:rsid w:val="00363099"/>
    <w:rsid w:val="0036362D"/>
    <w:rsid w:val="003637C8"/>
    <w:rsid w:val="003638DC"/>
    <w:rsid w:val="003638F9"/>
    <w:rsid w:val="00363DAF"/>
    <w:rsid w:val="003640E7"/>
    <w:rsid w:val="003644CF"/>
    <w:rsid w:val="003645FC"/>
    <w:rsid w:val="0036468B"/>
    <w:rsid w:val="003649DA"/>
    <w:rsid w:val="00364D21"/>
    <w:rsid w:val="00366012"/>
    <w:rsid w:val="0036608F"/>
    <w:rsid w:val="003663EA"/>
    <w:rsid w:val="0036686E"/>
    <w:rsid w:val="00366A71"/>
    <w:rsid w:val="00366F5E"/>
    <w:rsid w:val="00367097"/>
    <w:rsid w:val="003672C4"/>
    <w:rsid w:val="003677F1"/>
    <w:rsid w:val="00367C25"/>
    <w:rsid w:val="00370458"/>
    <w:rsid w:val="00370683"/>
    <w:rsid w:val="003707F5"/>
    <w:rsid w:val="00370D40"/>
    <w:rsid w:val="00370DA6"/>
    <w:rsid w:val="00370F20"/>
    <w:rsid w:val="003714FB"/>
    <w:rsid w:val="003719A7"/>
    <w:rsid w:val="00371E2E"/>
    <w:rsid w:val="003720FE"/>
    <w:rsid w:val="003727A5"/>
    <w:rsid w:val="00372CC8"/>
    <w:rsid w:val="003730B1"/>
    <w:rsid w:val="0037320A"/>
    <w:rsid w:val="003732CA"/>
    <w:rsid w:val="0037332F"/>
    <w:rsid w:val="0037350F"/>
    <w:rsid w:val="00373896"/>
    <w:rsid w:val="00373A9F"/>
    <w:rsid w:val="0037475E"/>
    <w:rsid w:val="003749C6"/>
    <w:rsid w:val="00374C8E"/>
    <w:rsid w:val="00375208"/>
    <w:rsid w:val="00375222"/>
    <w:rsid w:val="00375453"/>
    <w:rsid w:val="0037548A"/>
    <w:rsid w:val="00376E94"/>
    <w:rsid w:val="0037742A"/>
    <w:rsid w:val="00380137"/>
    <w:rsid w:val="003807E2"/>
    <w:rsid w:val="003809CB"/>
    <w:rsid w:val="00380B8A"/>
    <w:rsid w:val="00380C60"/>
    <w:rsid w:val="0038154E"/>
    <w:rsid w:val="0038257C"/>
    <w:rsid w:val="00382625"/>
    <w:rsid w:val="00382BA3"/>
    <w:rsid w:val="00383494"/>
    <w:rsid w:val="00383D6A"/>
    <w:rsid w:val="00384C2A"/>
    <w:rsid w:val="00385281"/>
    <w:rsid w:val="00385824"/>
    <w:rsid w:val="00385881"/>
    <w:rsid w:val="00385CD9"/>
    <w:rsid w:val="00386049"/>
    <w:rsid w:val="003860CC"/>
    <w:rsid w:val="00386780"/>
    <w:rsid w:val="0038688B"/>
    <w:rsid w:val="00386B4F"/>
    <w:rsid w:val="00386C1E"/>
    <w:rsid w:val="00390599"/>
    <w:rsid w:val="00390742"/>
    <w:rsid w:val="00390953"/>
    <w:rsid w:val="00391319"/>
    <w:rsid w:val="003915CE"/>
    <w:rsid w:val="00392319"/>
    <w:rsid w:val="00392763"/>
    <w:rsid w:val="00393658"/>
    <w:rsid w:val="0039375B"/>
    <w:rsid w:val="0039486E"/>
    <w:rsid w:val="00394B03"/>
    <w:rsid w:val="00394B2E"/>
    <w:rsid w:val="0039596D"/>
    <w:rsid w:val="00395A60"/>
    <w:rsid w:val="00395F5E"/>
    <w:rsid w:val="0039643C"/>
    <w:rsid w:val="0039657E"/>
    <w:rsid w:val="0039674A"/>
    <w:rsid w:val="003969BC"/>
    <w:rsid w:val="00396DC3"/>
    <w:rsid w:val="00396DCC"/>
    <w:rsid w:val="00396FFA"/>
    <w:rsid w:val="00397764"/>
    <w:rsid w:val="00397891"/>
    <w:rsid w:val="00397C4A"/>
    <w:rsid w:val="00397E1D"/>
    <w:rsid w:val="003A022F"/>
    <w:rsid w:val="003A0892"/>
    <w:rsid w:val="003A0AE8"/>
    <w:rsid w:val="003A20F6"/>
    <w:rsid w:val="003A2B9D"/>
    <w:rsid w:val="003A2C90"/>
    <w:rsid w:val="003A30A9"/>
    <w:rsid w:val="003A3232"/>
    <w:rsid w:val="003A34F3"/>
    <w:rsid w:val="003A37A7"/>
    <w:rsid w:val="003A397E"/>
    <w:rsid w:val="003A3DF4"/>
    <w:rsid w:val="003A3FAB"/>
    <w:rsid w:val="003A3FFD"/>
    <w:rsid w:val="003A4118"/>
    <w:rsid w:val="003A5771"/>
    <w:rsid w:val="003A5843"/>
    <w:rsid w:val="003A5856"/>
    <w:rsid w:val="003A5B1F"/>
    <w:rsid w:val="003A67AF"/>
    <w:rsid w:val="003A6A46"/>
    <w:rsid w:val="003A6C82"/>
    <w:rsid w:val="003A712F"/>
    <w:rsid w:val="003A74B7"/>
    <w:rsid w:val="003A7AEC"/>
    <w:rsid w:val="003A7C6C"/>
    <w:rsid w:val="003A7F61"/>
    <w:rsid w:val="003B005C"/>
    <w:rsid w:val="003B0235"/>
    <w:rsid w:val="003B0347"/>
    <w:rsid w:val="003B10A2"/>
    <w:rsid w:val="003B1F7C"/>
    <w:rsid w:val="003B208C"/>
    <w:rsid w:val="003B2D58"/>
    <w:rsid w:val="003B41AC"/>
    <w:rsid w:val="003B493B"/>
    <w:rsid w:val="003B4D18"/>
    <w:rsid w:val="003B5462"/>
    <w:rsid w:val="003B5EB9"/>
    <w:rsid w:val="003B694D"/>
    <w:rsid w:val="003B6AE7"/>
    <w:rsid w:val="003B6CC1"/>
    <w:rsid w:val="003B6D38"/>
    <w:rsid w:val="003B6D3B"/>
    <w:rsid w:val="003B74E3"/>
    <w:rsid w:val="003B756E"/>
    <w:rsid w:val="003B7F1F"/>
    <w:rsid w:val="003C0049"/>
    <w:rsid w:val="003C00E4"/>
    <w:rsid w:val="003C0C3B"/>
    <w:rsid w:val="003C0DA7"/>
    <w:rsid w:val="003C0F1F"/>
    <w:rsid w:val="003C1036"/>
    <w:rsid w:val="003C1EB4"/>
    <w:rsid w:val="003C22F9"/>
    <w:rsid w:val="003C23C3"/>
    <w:rsid w:val="003C26BD"/>
    <w:rsid w:val="003C280C"/>
    <w:rsid w:val="003C288B"/>
    <w:rsid w:val="003C2987"/>
    <w:rsid w:val="003C2C3C"/>
    <w:rsid w:val="003C32C5"/>
    <w:rsid w:val="003C3484"/>
    <w:rsid w:val="003C3F75"/>
    <w:rsid w:val="003C40F8"/>
    <w:rsid w:val="003C44A0"/>
    <w:rsid w:val="003C4A2F"/>
    <w:rsid w:val="003C4A6D"/>
    <w:rsid w:val="003C4BF9"/>
    <w:rsid w:val="003C517D"/>
    <w:rsid w:val="003C51E9"/>
    <w:rsid w:val="003C5285"/>
    <w:rsid w:val="003C534C"/>
    <w:rsid w:val="003C58E5"/>
    <w:rsid w:val="003C67B8"/>
    <w:rsid w:val="003C71CA"/>
    <w:rsid w:val="003C7678"/>
    <w:rsid w:val="003C7681"/>
    <w:rsid w:val="003D00D7"/>
    <w:rsid w:val="003D047D"/>
    <w:rsid w:val="003D0C0D"/>
    <w:rsid w:val="003D0C13"/>
    <w:rsid w:val="003D0EA3"/>
    <w:rsid w:val="003D0FDD"/>
    <w:rsid w:val="003D14CE"/>
    <w:rsid w:val="003D1B41"/>
    <w:rsid w:val="003D1C53"/>
    <w:rsid w:val="003D210D"/>
    <w:rsid w:val="003D261B"/>
    <w:rsid w:val="003D28A0"/>
    <w:rsid w:val="003D28BC"/>
    <w:rsid w:val="003D2ADC"/>
    <w:rsid w:val="003D2C5A"/>
    <w:rsid w:val="003D2C76"/>
    <w:rsid w:val="003D31C2"/>
    <w:rsid w:val="003D3417"/>
    <w:rsid w:val="003D3595"/>
    <w:rsid w:val="003D3BCE"/>
    <w:rsid w:val="003D3C10"/>
    <w:rsid w:val="003D49AB"/>
    <w:rsid w:val="003D4C40"/>
    <w:rsid w:val="003D53F2"/>
    <w:rsid w:val="003D54BE"/>
    <w:rsid w:val="003D5675"/>
    <w:rsid w:val="003D58B3"/>
    <w:rsid w:val="003D5EE3"/>
    <w:rsid w:val="003D5EFC"/>
    <w:rsid w:val="003D699F"/>
    <w:rsid w:val="003D6B32"/>
    <w:rsid w:val="003D6DD5"/>
    <w:rsid w:val="003D6EEA"/>
    <w:rsid w:val="003D7368"/>
    <w:rsid w:val="003D7525"/>
    <w:rsid w:val="003D7A98"/>
    <w:rsid w:val="003E05EA"/>
    <w:rsid w:val="003E085E"/>
    <w:rsid w:val="003E0AFD"/>
    <w:rsid w:val="003E0B4E"/>
    <w:rsid w:val="003E16A6"/>
    <w:rsid w:val="003E16CE"/>
    <w:rsid w:val="003E1A7A"/>
    <w:rsid w:val="003E2BE8"/>
    <w:rsid w:val="003E2D17"/>
    <w:rsid w:val="003E36A8"/>
    <w:rsid w:val="003E390A"/>
    <w:rsid w:val="003E3B94"/>
    <w:rsid w:val="003E4691"/>
    <w:rsid w:val="003E46CC"/>
    <w:rsid w:val="003E481D"/>
    <w:rsid w:val="003E48F8"/>
    <w:rsid w:val="003E4A1F"/>
    <w:rsid w:val="003E4E1C"/>
    <w:rsid w:val="003E53D1"/>
    <w:rsid w:val="003E58F8"/>
    <w:rsid w:val="003E5A9C"/>
    <w:rsid w:val="003E5AE4"/>
    <w:rsid w:val="003E5FE3"/>
    <w:rsid w:val="003E6B41"/>
    <w:rsid w:val="003E745E"/>
    <w:rsid w:val="003E74A7"/>
    <w:rsid w:val="003F008C"/>
    <w:rsid w:val="003F0A06"/>
    <w:rsid w:val="003F0FCC"/>
    <w:rsid w:val="003F1AE6"/>
    <w:rsid w:val="003F1CDC"/>
    <w:rsid w:val="003F2313"/>
    <w:rsid w:val="003F234E"/>
    <w:rsid w:val="003F23B4"/>
    <w:rsid w:val="003F24DD"/>
    <w:rsid w:val="003F2BAD"/>
    <w:rsid w:val="003F3907"/>
    <w:rsid w:val="003F3CEA"/>
    <w:rsid w:val="003F3F5D"/>
    <w:rsid w:val="003F457A"/>
    <w:rsid w:val="003F477D"/>
    <w:rsid w:val="003F4A84"/>
    <w:rsid w:val="003F4CCC"/>
    <w:rsid w:val="003F5135"/>
    <w:rsid w:val="003F5842"/>
    <w:rsid w:val="003F5A8F"/>
    <w:rsid w:val="003F5CE9"/>
    <w:rsid w:val="003F5DC4"/>
    <w:rsid w:val="003F6613"/>
    <w:rsid w:val="003F75F5"/>
    <w:rsid w:val="003F7634"/>
    <w:rsid w:val="00400704"/>
    <w:rsid w:val="0040070B"/>
    <w:rsid w:val="0040095D"/>
    <w:rsid w:val="00400B73"/>
    <w:rsid w:val="00400F3E"/>
    <w:rsid w:val="00400FF4"/>
    <w:rsid w:val="004011C8"/>
    <w:rsid w:val="00401604"/>
    <w:rsid w:val="00401806"/>
    <w:rsid w:val="00402167"/>
    <w:rsid w:val="00402290"/>
    <w:rsid w:val="004024C0"/>
    <w:rsid w:val="00402630"/>
    <w:rsid w:val="00403104"/>
    <w:rsid w:val="004035EB"/>
    <w:rsid w:val="00403850"/>
    <w:rsid w:val="00403D06"/>
    <w:rsid w:val="004040B1"/>
    <w:rsid w:val="00404789"/>
    <w:rsid w:val="00405021"/>
    <w:rsid w:val="004059D6"/>
    <w:rsid w:val="00405ABC"/>
    <w:rsid w:val="00405C53"/>
    <w:rsid w:val="00406201"/>
    <w:rsid w:val="00406468"/>
    <w:rsid w:val="00406E10"/>
    <w:rsid w:val="00406FA8"/>
    <w:rsid w:val="0040748B"/>
    <w:rsid w:val="00407667"/>
    <w:rsid w:val="00407994"/>
    <w:rsid w:val="004115B4"/>
    <w:rsid w:val="00411DBD"/>
    <w:rsid w:val="004120A2"/>
    <w:rsid w:val="004125A9"/>
    <w:rsid w:val="00412654"/>
    <w:rsid w:val="004126E0"/>
    <w:rsid w:val="00412AA5"/>
    <w:rsid w:val="00412CB4"/>
    <w:rsid w:val="0041367F"/>
    <w:rsid w:val="00413ACF"/>
    <w:rsid w:val="00414073"/>
    <w:rsid w:val="0041446C"/>
    <w:rsid w:val="00414575"/>
    <w:rsid w:val="00415204"/>
    <w:rsid w:val="00415B59"/>
    <w:rsid w:val="00416200"/>
    <w:rsid w:val="0041687C"/>
    <w:rsid w:val="00416B84"/>
    <w:rsid w:val="00417686"/>
    <w:rsid w:val="00417794"/>
    <w:rsid w:val="00417D50"/>
    <w:rsid w:val="00420760"/>
    <w:rsid w:val="00420D40"/>
    <w:rsid w:val="004210DA"/>
    <w:rsid w:val="0042137F"/>
    <w:rsid w:val="00421389"/>
    <w:rsid w:val="004213BD"/>
    <w:rsid w:val="004214B8"/>
    <w:rsid w:val="00421719"/>
    <w:rsid w:val="00421DEC"/>
    <w:rsid w:val="004222AA"/>
    <w:rsid w:val="0042238B"/>
    <w:rsid w:val="0042275F"/>
    <w:rsid w:val="004227DF"/>
    <w:rsid w:val="00422CEB"/>
    <w:rsid w:val="00423525"/>
    <w:rsid w:val="00423B55"/>
    <w:rsid w:val="00423E68"/>
    <w:rsid w:val="004241C2"/>
    <w:rsid w:val="004245B1"/>
    <w:rsid w:val="00424864"/>
    <w:rsid w:val="00424A27"/>
    <w:rsid w:val="00425125"/>
    <w:rsid w:val="0042529A"/>
    <w:rsid w:val="004253E4"/>
    <w:rsid w:val="004255C9"/>
    <w:rsid w:val="00425AF3"/>
    <w:rsid w:val="004260E3"/>
    <w:rsid w:val="00426B4F"/>
    <w:rsid w:val="004272F2"/>
    <w:rsid w:val="00427919"/>
    <w:rsid w:val="0043003E"/>
    <w:rsid w:val="004303B7"/>
    <w:rsid w:val="00430A1E"/>
    <w:rsid w:val="00430D5E"/>
    <w:rsid w:val="00430F83"/>
    <w:rsid w:val="0043108F"/>
    <w:rsid w:val="004310CE"/>
    <w:rsid w:val="0043163D"/>
    <w:rsid w:val="004316E0"/>
    <w:rsid w:val="0043184A"/>
    <w:rsid w:val="00432170"/>
    <w:rsid w:val="00432186"/>
    <w:rsid w:val="00432699"/>
    <w:rsid w:val="004327F0"/>
    <w:rsid w:val="004329A7"/>
    <w:rsid w:val="00432F8F"/>
    <w:rsid w:val="00432FA7"/>
    <w:rsid w:val="00432FFB"/>
    <w:rsid w:val="0043306F"/>
    <w:rsid w:val="004335B8"/>
    <w:rsid w:val="00434280"/>
    <w:rsid w:val="00434741"/>
    <w:rsid w:val="0043530B"/>
    <w:rsid w:val="0043581E"/>
    <w:rsid w:val="004368BC"/>
    <w:rsid w:val="00437372"/>
    <w:rsid w:val="004378D9"/>
    <w:rsid w:val="00437B5A"/>
    <w:rsid w:val="00437C5A"/>
    <w:rsid w:val="00437FF9"/>
    <w:rsid w:val="00440342"/>
    <w:rsid w:val="004407D5"/>
    <w:rsid w:val="004408E0"/>
    <w:rsid w:val="00440AAE"/>
    <w:rsid w:val="00440FB7"/>
    <w:rsid w:val="00441343"/>
    <w:rsid w:val="004416B5"/>
    <w:rsid w:val="004419EA"/>
    <w:rsid w:val="00441C14"/>
    <w:rsid w:val="00441FDE"/>
    <w:rsid w:val="00442A2F"/>
    <w:rsid w:val="00442B49"/>
    <w:rsid w:val="00442DF0"/>
    <w:rsid w:val="00443474"/>
    <w:rsid w:val="0044354C"/>
    <w:rsid w:val="00443A12"/>
    <w:rsid w:val="0044402B"/>
    <w:rsid w:val="00444038"/>
    <w:rsid w:val="00444D0A"/>
    <w:rsid w:val="004452A6"/>
    <w:rsid w:val="004455A9"/>
    <w:rsid w:val="00445BD5"/>
    <w:rsid w:val="00445C6E"/>
    <w:rsid w:val="00445D1A"/>
    <w:rsid w:val="00445DE2"/>
    <w:rsid w:val="0044635A"/>
    <w:rsid w:val="004463B0"/>
    <w:rsid w:val="004468A6"/>
    <w:rsid w:val="00446E89"/>
    <w:rsid w:val="004470B7"/>
    <w:rsid w:val="00447421"/>
    <w:rsid w:val="00447A90"/>
    <w:rsid w:val="00447FD2"/>
    <w:rsid w:val="004505F4"/>
    <w:rsid w:val="004509B6"/>
    <w:rsid w:val="00450A83"/>
    <w:rsid w:val="00450D06"/>
    <w:rsid w:val="0045150F"/>
    <w:rsid w:val="00452305"/>
    <w:rsid w:val="00452511"/>
    <w:rsid w:val="00452862"/>
    <w:rsid w:val="00453407"/>
    <w:rsid w:val="00453C4C"/>
    <w:rsid w:val="00453CE0"/>
    <w:rsid w:val="00454694"/>
    <w:rsid w:val="00454D93"/>
    <w:rsid w:val="00455F8E"/>
    <w:rsid w:val="00456472"/>
    <w:rsid w:val="00456A19"/>
    <w:rsid w:val="00456C34"/>
    <w:rsid w:val="004570A3"/>
    <w:rsid w:val="00457323"/>
    <w:rsid w:val="00457470"/>
    <w:rsid w:val="00457A48"/>
    <w:rsid w:val="004601FB"/>
    <w:rsid w:val="00461301"/>
    <w:rsid w:val="00461537"/>
    <w:rsid w:val="00461634"/>
    <w:rsid w:val="00461AAD"/>
    <w:rsid w:val="00461B3A"/>
    <w:rsid w:val="00461BC8"/>
    <w:rsid w:val="00461E12"/>
    <w:rsid w:val="00462C9B"/>
    <w:rsid w:val="00463A60"/>
    <w:rsid w:val="00463BF8"/>
    <w:rsid w:val="004642DE"/>
    <w:rsid w:val="00464A0C"/>
    <w:rsid w:val="00464EB7"/>
    <w:rsid w:val="00465E54"/>
    <w:rsid w:val="00466161"/>
    <w:rsid w:val="004661F6"/>
    <w:rsid w:val="0046688F"/>
    <w:rsid w:val="00466E40"/>
    <w:rsid w:val="004671F8"/>
    <w:rsid w:val="004673C6"/>
    <w:rsid w:val="004673F9"/>
    <w:rsid w:val="00467F1B"/>
    <w:rsid w:val="004702AA"/>
    <w:rsid w:val="00470CEE"/>
    <w:rsid w:val="004713F6"/>
    <w:rsid w:val="00471AA9"/>
    <w:rsid w:val="0047262F"/>
    <w:rsid w:val="00472791"/>
    <w:rsid w:val="00472A6D"/>
    <w:rsid w:val="00473739"/>
    <w:rsid w:val="004741F4"/>
    <w:rsid w:val="0047449E"/>
    <w:rsid w:val="00474884"/>
    <w:rsid w:val="00474A55"/>
    <w:rsid w:val="00475321"/>
    <w:rsid w:val="00475827"/>
    <w:rsid w:val="00475E49"/>
    <w:rsid w:val="00475E9F"/>
    <w:rsid w:val="004764B3"/>
    <w:rsid w:val="004766D8"/>
    <w:rsid w:val="0047689D"/>
    <w:rsid w:val="004777E9"/>
    <w:rsid w:val="00477C39"/>
    <w:rsid w:val="004805B9"/>
    <w:rsid w:val="00480608"/>
    <w:rsid w:val="004806EC"/>
    <w:rsid w:val="00480B52"/>
    <w:rsid w:val="00481049"/>
    <w:rsid w:val="00481766"/>
    <w:rsid w:val="00481B70"/>
    <w:rsid w:val="0048216E"/>
    <w:rsid w:val="00482174"/>
    <w:rsid w:val="004821BD"/>
    <w:rsid w:val="0048233C"/>
    <w:rsid w:val="0048252E"/>
    <w:rsid w:val="004833A7"/>
    <w:rsid w:val="00483AC4"/>
    <w:rsid w:val="00483B2B"/>
    <w:rsid w:val="00483DE0"/>
    <w:rsid w:val="00484927"/>
    <w:rsid w:val="00484DFB"/>
    <w:rsid w:val="0048506B"/>
    <w:rsid w:val="004850E4"/>
    <w:rsid w:val="00485495"/>
    <w:rsid w:val="00485881"/>
    <w:rsid w:val="004859AB"/>
    <w:rsid w:val="00486DBD"/>
    <w:rsid w:val="004873A4"/>
    <w:rsid w:val="0048781A"/>
    <w:rsid w:val="0049011B"/>
    <w:rsid w:val="004905D5"/>
    <w:rsid w:val="004906A8"/>
    <w:rsid w:val="004906B1"/>
    <w:rsid w:val="0049074B"/>
    <w:rsid w:val="00490BD4"/>
    <w:rsid w:val="004913A7"/>
    <w:rsid w:val="00491B56"/>
    <w:rsid w:val="00492222"/>
    <w:rsid w:val="00492241"/>
    <w:rsid w:val="00492AA3"/>
    <w:rsid w:val="00493AD7"/>
    <w:rsid w:val="00493BBF"/>
    <w:rsid w:val="00493DB2"/>
    <w:rsid w:val="00494AFD"/>
    <w:rsid w:val="00494ED5"/>
    <w:rsid w:val="00495804"/>
    <w:rsid w:val="00495AC7"/>
    <w:rsid w:val="004966E4"/>
    <w:rsid w:val="00496E05"/>
    <w:rsid w:val="00496EE8"/>
    <w:rsid w:val="00497486"/>
    <w:rsid w:val="00497C96"/>
    <w:rsid w:val="00497FC1"/>
    <w:rsid w:val="00497FF7"/>
    <w:rsid w:val="004A099D"/>
    <w:rsid w:val="004A0FD8"/>
    <w:rsid w:val="004A1B48"/>
    <w:rsid w:val="004A1BC3"/>
    <w:rsid w:val="004A1E16"/>
    <w:rsid w:val="004A24FD"/>
    <w:rsid w:val="004A250C"/>
    <w:rsid w:val="004A2EC1"/>
    <w:rsid w:val="004A381E"/>
    <w:rsid w:val="004A389B"/>
    <w:rsid w:val="004A3EE6"/>
    <w:rsid w:val="004A41CE"/>
    <w:rsid w:val="004A43B4"/>
    <w:rsid w:val="004A44DB"/>
    <w:rsid w:val="004A4A2A"/>
    <w:rsid w:val="004A4F3C"/>
    <w:rsid w:val="004A50C5"/>
    <w:rsid w:val="004A52AB"/>
    <w:rsid w:val="004A5367"/>
    <w:rsid w:val="004A5403"/>
    <w:rsid w:val="004A591B"/>
    <w:rsid w:val="004A5A1A"/>
    <w:rsid w:val="004A5AAB"/>
    <w:rsid w:val="004A5AC3"/>
    <w:rsid w:val="004A5C47"/>
    <w:rsid w:val="004A64AB"/>
    <w:rsid w:val="004A6CEE"/>
    <w:rsid w:val="004A7DC0"/>
    <w:rsid w:val="004B0196"/>
    <w:rsid w:val="004B03DD"/>
    <w:rsid w:val="004B09BF"/>
    <w:rsid w:val="004B0BC1"/>
    <w:rsid w:val="004B1816"/>
    <w:rsid w:val="004B29EC"/>
    <w:rsid w:val="004B2B99"/>
    <w:rsid w:val="004B2CB6"/>
    <w:rsid w:val="004B2EBD"/>
    <w:rsid w:val="004B343A"/>
    <w:rsid w:val="004B37DD"/>
    <w:rsid w:val="004B38F4"/>
    <w:rsid w:val="004B3B6E"/>
    <w:rsid w:val="004B4189"/>
    <w:rsid w:val="004B43DD"/>
    <w:rsid w:val="004B4FBC"/>
    <w:rsid w:val="004B50D5"/>
    <w:rsid w:val="004B5C35"/>
    <w:rsid w:val="004B6C09"/>
    <w:rsid w:val="004B708B"/>
    <w:rsid w:val="004B724E"/>
    <w:rsid w:val="004B73CF"/>
    <w:rsid w:val="004B7409"/>
    <w:rsid w:val="004B784C"/>
    <w:rsid w:val="004B7A11"/>
    <w:rsid w:val="004B7E04"/>
    <w:rsid w:val="004C003B"/>
    <w:rsid w:val="004C00B5"/>
    <w:rsid w:val="004C061D"/>
    <w:rsid w:val="004C0848"/>
    <w:rsid w:val="004C0DB5"/>
    <w:rsid w:val="004C1236"/>
    <w:rsid w:val="004C1A40"/>
    <w:rsid w:val="004C1BA1"/>
    <w:rsid w:val="004C2B5B"/>
    <w:rsid w:val="004C2D1C"/>
    <w:rsid w:val="004C309A"/>
    <w:rsid w:val="004C30C6"/>
    <w:rsid w:val="004C31C0"/>
    <w:rsid w:val="004C39E8"/>
    <w:rsid w:val="004C4501"/>
    <w:rsid w:val="004C47DB"/>
    <w:rsid w:val="004C4846"/>
    <w:rsid w:val="004C49F3"/>
    <w:rsid w:val="004C4C48"/>
    <w:rsid w:val="004C4EC8"/>
    <w:rsid w:val="004C5145"/>
    <w:rsid w:val="004C5707"/>
    <w:rsid w:val="004C5A90"/>
    <w:rsid w:val="004C5DDC"/>
    <w:rsid w:val="004C62CA"/>
    <w:rsid w:val="004C68CF"/>
    <w:rsid w:val="004C6AD2"/>
    <w:rsid w:val="004C6BC1"/>
    <w:rsid w:val="004C713A"/>
    <w:rsid w:val="004C720E"/>
    <w:rsid w:val="004C7D30"/>
    <w:rsid w:val="004D0113"/>
    <w:rsid w:val="004D01F4"/>
    <w:rsid w:val="004D024D"/>
    <w:rsid w:val="004D0561"/>
    <w:rsid w:val="004D05CC"/>
    <w:rsid w:val="004D07DB"/>
    <w:rsid w:val="004D174E"/>
    <w:rsid w:val="004D239A"/>
    <w:rsid w:val="004D2759"/>
    <w:rsid w:val="004D2F5F"/>
    <w:rsid w:val="004D2F8A"/>
    <w:rsid w:val="004D30F1"/>
    <w:rsid w:val="004D3324"/>
    <w:rsid w:val="004D37BB"/>
    <w:rsid w:val="004D3F6F"/>
    <w:rsid w:val="004D403C"/>
    <w:rsid w:val="004D40A1"/>
    <w:rsid w:val="004D48D2"/>
    <w:rsid w:val="004D4F22"/>
    <w:rsid w:val="004D53E1"/>
    <w:rsid w:val="004D55FE"/>
    <w:rsid w:val="004D57BB"/>
    <w:rsid w:val="004D5CA2"/>
    <w:rsid w:val="004D60A4"/>
    <w:rsid w:val="004D65FB"/>
    <w:rsid w:val="004D6620"/>
    <w:rsid w:val="004D6768"/>
    <w:rsid w:val="004D69A3"/>
    <w:rsid w:val="004D6A1C"/>
    <w:rsid w:val="004D6D8C"/>
    <w:rsid w:val="004D6E96"/>
    <w:rsid w:val="004D7FAF"/>
    <w:rsid w:val="004E03C2"/>
    <w:rsid w:val="004E04FC"/>
    <w:rsid w:val="004E0832"/>
    <w:rsid w:val="004E09EF"/>
    <w:rsid w:val="004E0A64"/>
    <w:rsid w:val="004E0F0F"/>
    <w:rsid w:val="004E18DC"/>
    <w:rsid w:val="004E28B8"/>
    <w:rsid w:val="004E2A30"/>
    <w:rsid w:val="004E2F71"/>
    <w:rsid w:val="004E34F7"/>
    <w:rsid w:val="004E38BB"/>
    <w:rsid w:val="004E38D1"/>
    <w:rsid w:val="004E3D2D"/>
    <w:rsid w:val="004E40F7"/>
    <w:rsid w:val="004E4348"/>
    <w:rsid w:val="004E4840"/>
    <w:rsid w:val="004E50A6"/>
    <w:rsid w:val="004E57F4"/>
    <w:rsid w:val="004E5889"/>
    <w:rsid w:val="004E5B13"/>
    <w:rsid w:val="004E61CF"/>
    <w:rsid w:val="004E6A6F"/>
    <w:rsid w:val="004E6B5D"/>
    <w:rsid w:val="004E7894"/>
    <w:rsid w:val="004E7E60"/>
    <w:rsid w:val="004F002A"/>
    <w:rsid w:val="004F0703"/>
    <w:rsid w:val="004F07DE"/>
    <w:rsid w:val="004F0D47"/>
    <w:rsid w:val="004F0E28"/>
    <w:rsid w:val="004F0ECF"/>
    <w:rsid w:val="004F1194"/>
    <w:rsid w:val="004F11E7"/>
    <w:rsid w:val="004F1489"/>
    <w:rsid w:val="004F18C0"/>
    <w:rsid w:val="004F1954"/>
    <w:rsid w:val="004F1BBF"/>
    <w:rsid w:val="004F1EFE"/>
    <w:rsid w:val="004F2987"/>
    <w:rsid w:val="004F3257"/>
    <w:rsid w:val="004F32C6"/>
    <w:rsid w:val="004F367D"/>
    <w:rsid w:val="004F3EDE"/>
    <w:rsid w:val="004F444F"/>
    <w:rsid w:val="004F454B"/>
    <w:rsid w:val="004F4D37"/>
    <w:rsid w:val="004F5768"/>
    <w:rsid w:val="004F5C68"/>
    <w:rsid w:val="004F6AD8"/>
    <w:rsid w:val="004F6E70"/>
    <w:rsid w:val="004F72E7"/>
    <w:rsid w:val="004F7BE5"/>
    <w:rsid w:val="00500E50"/>
    <w:rsid w:val="00500E7C"/>
    <w:rsid w:val="005014C1"/>
    <w:rsid w:val="00501584"/>
    <w:rsid w:val="005025E3"/>
    <w:rsid w:val="00502660"/>
    <w:rsid w:val="00502768"/>
    <w:rsid w:val="00502B9A"/>
    <w:rsid w:val="00502C68"/>
    <w:rsid w:val="005036F8"/>
    <w:rsid w:val="005043A3"/>
    <w:rsid w:val="0050491C"/>
    <w:rsid w:val="00504D15"/>
    <w:rsid w:val="00505690"/>
    <w:rsid w:val="00505A67"/>
    <w:rsid w:val="00505AE7"/>
    <w:rsid w:val="00506BD5"/>
    <w:rsid w:val="00507016"/>
    <w:rsid w:val="005070AA"/>
    <w:rsid w:val="005073B7"/>
    <w:rsid w:val="00507484"/>
    <w:rsid w:val="00507D26"/>
    <w:rsid w:val="0051006D"/>
    <w:rsid w:val="0051027A"/>
    <w:rsid w:val="0051064E"/>
    <w:rsid w:val="0051155F"/>
    <w:rsid w:val="005119AD"/>
    <w:rsid w:val="005119FF"/>
    <w:rsid w:val="00512586"/>
    <w:rsid w:val="00513A2A"/>
    <w:rsid w:val="00513B3C"/>
    <w:rsid w:val="00513DB0"/>
    <w:rsid w:val="00513F94"/>
    <w:rsid w:val="005140C6"/>
    <w:rsid w:val="0051424F"/>
    <w:rsid w:val="0051440C"/>
    <w:rsid w:val="00514455"/>
    <w:rsid w:val="00514B3B"/>
    <w:rsid w:val="00514D91"/>
    <w:rsid w:val="005157D4"/>
    <w:rsid w:val="00516256"/>
    <w:rsid w:val="005162CD"/>
    <w:rsid w:val="005163DC"/>
    <w:rsid w:val="00516441"/>
    <w:rsid w:val="0051658C"/>
    <w:rsid w:val="005165B4"/>
    <w:rsid w:val="0051662F"/>
    <w:rsid w:val="00516BE1"/>
    <w:rsid w:val="00516F7A"/>
    <w:rsid w:val="00517EB4"/>
    <w:rsid w:val="005201E0"/>
    <w:rsid w:val="00520A95"/>
    <w:rsid w:val="0052107D"/>
    <w:rsid w:val="00522162"/>
    <w:rsid w:val="00522215"/>
    <w:rsid w:val="0052267F"/>
    <w:rsid w:val="005226EB"/>
    <w:rsid w:val="00522706"/>
    <w:rsid w:val="005235A6"/>
    <w:rsid w:val="00523763"/>
    <w:rsid w:val="00524408"/>
    <w:rsid w:val="00524E7F"/>
    <w:rsid w:val="005251DE"/>
    <w:rsid w:val="00525272"/>
    <w:rsid w:val="005254AD"/>
    <w:rsid w:val="005256E3"/>
    <w:rsid w:val="0052593E"/>
    <w:rsid w:val="00525CF5"/>
    <w:rsid w:val="00525F3A"/>
    <w:rsid w:val="00526661"/>
    <w:rsid w:val="005266FE"/>
    <w:rsid w:val="00527741"/>
    <w:rsid w:val="005300C6"/>
    <w:rsid w:val="005306EB"/>
    <w:rsid w:val="005308F2"/>
    <w:rsid w:val="00530A23"/>
    <w:rsid w:val="00530BCB"/>
    <w:rsid w:val="00530C9D"/>
    <w:rsid w:val="00531512"/>
    <w:rsid w:val="005320E2"/>
    <w:rsid w:val="0053260A"/>
    <w:rsid w:val="0053290E"/>
    <w:rsid w:val="00532C56"/>
    <w:rsid w:val="00532CFD"/>
    <w:rsid w:val="00532DAA"/>
    <w:rsid w:val="00533580"/>
    <w:rsid w:val="0053381B"/>
    <w:rsid w:val="00533E7B"/>
    <w:rsid w:val="0053487E"/>
    <w:rsid w:val="005352C4"/>
    <w:rsid w:val="005357FF"/>
    <w:rsid w:val="00535838"/>
    <w:rsid w:val="00535B26"/>
    <w:rsid w:val="00535EC1"/>
    <w:rsid w:val="00537186"/>
    <w:rsid w:val="005406EC"/>
    <w:rsid w:val="00540C5F"/>
    <w:rsid w:val="00541493"/>
    <w:rsid w:val="005415A6"/>
    <w:rsid w:val="00541831"/>
    <w:rsid w:val="00542624"/>
    <w:rsid w:val="005439FD"/>
    <w:rsid w:val="00543D5D"/>
    <w:rsid w:val="005444C6"/>
    <w:rsid w:val="00544718"/>
    <w:rsid w:val="00544E3A"/>
    <w:rsid w:val="00544ED9"/>
    <w:rsid w:val="00545238"/>
    <w:rsid w:val="00545816"/>
    <w:rsid w:val="00545CBA"/>
    <w:rsid w:val="005461C5"/>
    <w:rsid w:val="005468B3"/>
    <w:rsid w:val="005468D8"/>
    <w:rsid w:val="00546A27"/>
    <w:rsid w:val="00546D53"/>
    <w:rsid w:val="00546D77"/>
    <w:rsid w:val="00547013"/>
    <w:rsid w:val="005470F1"/>
    <w:rsid w:val="005473B1"/>
    <w:rsid w:val="0054785E"/>
    <w:rsid w:val="00547AA9"/>
    <w:rsid w:val="00547B7D"/>
    <w:rsid w:val="00547D75"/>
    <w:rsid w:val="005501BF"/>
    <w:rsid w:val="005508AD"/>
    <w:rsid w:val="00550C24"/>
    <w:rsid w:val="00550E09"/>
    <w:rsid w:val="0055122D"/>
    <w:rsid w:val="00551B83"/>
    <w:rsid w:val="00551C66"/>
    <w:rsid w:val="005525A2"/>
    <w:rsid w:val="005526A7"/>
    <w:rsid w:val="005532D7"/>
    <w:rsid w:val="00553516"/>
    <w:rsid w:val="00553E14"/>
    <w:rsid w:val="00553F4C"/>
    <w:rsid w:val="00554118"/>
    <w:rsid w:val="00554541"/>
    <w:rsid w:val="005547BA"/>
    <w:rsid w:val="005548E6"/>
    <w:rsid w:val="00554910"/>
    <w:rsid w:val="00554BF5"/>
    <w:rsid w:val="00554CBB"/>
    <w:rsid w:val="005553FA"/>
    <w:rsid w:val="00555EF9"/>
    <w:rsid w:val="005560C9"/>
    <w:rsid w:val="0055614C"/>
    <w:rsid w:val="005564C2"/>
    <w:rsid w:val="00556DA0"/>
    <w:rsid w:val="00556FA6"/>
    <w:rsid w:val="005572F1"/>
    <w:rsid w:val="005573EF"/>
    <w:rsid w:val="0055744F"/>
    <w:rsid w:val="00557970"/>
    <w:rsid w:val="005607A6"/>
    <w:rsid w:val="00560834"/>
    <w:rsid w:val="0056083A"/>
    <w:rsid w:val="00560E29"/>
    <w:rsid w:val="005613A5"/>
    <w:rsid w:val="0056172D"/>
    <w:rsid w:val="0056246D"/>
    <w:rsid w:val="00562E5F"/>
    <w:rsid w:val="005635B5"/>
    <w:rsid w:val="00563776"/>
    <w:rsid w:val="00563885"/>
    <w:rsid w:val="00563E06"/>
    <w:rsid w:val="00564431"/>
    <w:rsid w:val="005644F3"/>
    <w:rsid w:val="005647DC"/>
    <w:rsid w:val="00564C64"/>
    <w:rsid w:val="00565C99"/>
    <w:rsid w:val="005660DE"/>
    <w:rsid w:val="005662CD"/>
    <w:rsid w:val="00566451"/>
    <w:rsid w:val="0056671A"/>
    <w:rsid w:val="0056753F"/>
    <w:rsid w:val="005675F5"/>
    <w:rsid w:val="00567988"/>
    <w:rsid w:val="00567E37"/>
    <w:rsid w:val="00567E9D"/>
    <w:rsid w:val="00570560"/>
    <w:rsid w:val="00570706"/>
    <w:rsid w:val="00570931"/>
    <w:rsid w:val="005713E7"/>
    <w:rsid w:val="00571515"/>
    <w:rsid w:val="00571AED"/>
    <w:rsid w:val="00571B2A"/>
    <w:rsid w:val="00571E1D"/>
    <w:rsid w:val="00571F73"/>
    <w:rsid w:val="00572032"/>
    <w:rsid w:val="005723BF"/>
    <w:rsid w:val="005726DF"/>
    <w:rsid w:val="005726E7"/>
    <w:rsid w:val="0057293E"/>
    <w:rsid w:val="005730C9"/>
    <w:rsid w:val="00573229"/>
    <w:rsid w:val="005732B8"/>
    <w:rsid w:val="00573644"/>
    <w:rsid w:val="00573B3C"/>
    <w:rsid w:val="00573B56"/>
    <w:rsid w:val="00574258"/>
    <w:rsid w:val="005746F9"/>
    <w:rsid w:val="005749A8"/>
    <w:rsid w:val="00574B28"/>
    <w:rsid w:val="00574D81"/>
    <w:rsid w:val="00574DC9"/>
    <w:rsid w:val="005756E3"/>
    <w:rsid w:val="005757AC"/>
    <w:rsid w:val="005757FD"/>
    <w:rsid w:val="00575FB8"/>
    <w:rsid w:val="00576245"/>
    <w:rsid w:val="00576E7A"/>
    <w:rsid w:val="00577091"/>
    <w:rsid w:val="00577304"/>
    <w:rsid w:val="005775DB"/>
    <w:rsid w:val="00577661"/>
    <w:rsid w:val="00577935"/>
    <w:rsid w:val="00577BAF"/>
    <w:rsid w:val="005808E6"/>
    <w:rsid w:val="0058097B"/>
    <w:rsid w:val="005810E2"/>
    <w:rsid w:val="005811AA"/>
    <w:rsid w:val="00581BCF"/>
    <w:rsid w:val="00582A73"/>
    <w:rsid w:val="00582BE4"/>
    <w:rsid w:val="00583607"/>
    <w:rsid w:val="005837A8"/>
    <w:rsid w:val="00583CA7"/>
    <w:rsid w:val="005846CB"/>
    <w:rsid w:val="00584709"/>
    <w:rsid w:val="00584CA7"/>
    <w:rsid w:val="005854D6"/>
    <w:rsid w:val="00585B82"/>
    <w:rsid w:val="00585E6D"/>
    <w:rsid w:val="0058632F"/>
    <w:rsid w:val="005868AA"/>
    <w:rsid w:val="00587062"/>
    <w:rsid w:val="00587552"/>
    <w:rsid w:val="00587CEE"/>
    <w:rsid w:val="00587D8B"/>
    <w:rsid w:val="00587DA1"/>
    <w:rsid w:val="005900B6"/>
    <w:rsid w:val="00590E01"/>
    <w:rsid w:val="00590E3F"/>
    <w:rsid w:val="005910E0"/>
    <w:rsid w:val="005912E1"/>
    <w:rsid w:val="00591373"/>
    <w:rsid w:val="00591C06"/>
    <w:rsid w:val="00592244"/>
    <w:rsid w:val="005924B9"/>
    <w:rsid w:val="0059307F"/>
    <w:rsid w:val="0059352B"/>
    <w:rsid w:val="00593A79"/>
    <w:rsid w:val="00593C05"/>
    <w:rsid w:val="00593CD5"/>
    <w:rsid w:val="005940BE"/>
    <w:rsid w:val="00594FCF"/>
    <w:rsid w:val="005956D4"/>
    <w:rsid w:val="0059572D"/>
    <w:rsid w:val="00595831"/>
    <w:rsid w:val="00596131"/>
    <w:rsid w:val="0059648F"/>
    <w:rsid w:val="0059708E"/>
    <w:rsid w:val="005978A2"/>
    <w:rsid w:val="00597F1C"/>
    <w:rsid w:val="005A0CAC"/>
    <w:rsid w:val="005A172C"/>
    <w:rsid w:val="005A228E"/>
    <w:rsid w:val="005A265A"/>
    <w:rsid w:val="005A26E0"/>
    <w:rsid w:val="005A26FD"/>
    <w:rsid w:val="005A42AB"/>
    <w:rsid w:val="005A497D"/>
    <w:rsid w:val="005A50F8"/>
    <w:rsid w:val="005A5163"/>
    <w:rsid w:val="005A518B"/>
    <w:rsid w:val="005A54FA"/>
    <w:rsid w:val="005A561E"/>
    <w:rsid w:val="005A56B1"/>
    <w:rsid w:val="005A588A"/>
    <w:rsid w:val="005A5A1A"/>
    <w:rsid w:val="005A5BE2"/>
    <w:rsid w:val="005A6125"/>
    <w:rsid w:val="005A6587"/>
    <w:rsid w:val="005A7030"/>
    <w:rsid w:val="005A710E"/>
    <w:rsid w:val="005A766D"/>
    <w:rsid w:val="005A784F"/>
    <w:rsid w:val="005A7EEA"/>
    <w:rsid w:val="005B00C3"/>
    <w:rsid w:val="005B0110"/>
    <w:rsid w:val="005B02F3"/>
    <w:rsid w:val="005B0D2B"/>
    <w:rsid w:val="005B0DC0"/>
    <w:rsid w:val="005B1074"/>
    <w:rsid w:val="005B113B"/>
    <w:rsid w:val="005B1E43"/>
    <w:rsid w:val="005B2EFC"/>
    <w:rsid w:val="005B2F52"/>
    <w:rsid w:val="005B3031"/>
    <w:rsid w:val="005B37E0"/>
    <w:rsid w:val="005B5633"/>
    <w:rsid w:val="005B57A5"/>
    <w:rsid w:val="005B5B41"/>
    <w:rsid w:val="005B5F8C"/>
    <w:rsid w:val="005B5F99"/>
    <w:rsid w:val="005B61EB"/>
    <w:rsid w:val="005B6B46"/>
    <w:rsid w:val="005B6BBE"/>
    <w:rsid w:val="005B6D79"/>
    <w:rsid w:val="005B6F20"/>
    <w:rsid w:val="005B6F58"/>
    <w:rsid w:val="005B749B"/>
    <w:rsid w:val="005B776E"/>
    <w:rsid w:val="005B78F4"/>
    <w:rsid w:val="005B7E9A"/>
    <w:rsid w:val="005B7ECB"/>
    <w:rsid w:val="005B7EF7"/>
    <w:rsid w:val="005B7F22"/>
    <w:rsid w:val="005B7F9D"/>
    <w:rsid w:val="005C0358"/>
    <w:rsid w:val="005C0621"/>
    <w:rsid w:val="005C1DC7"/>
    <w:rsid w:val="005C1E9B"/>
    <w:rsid w:val="005C207C"/>
    <w:rsid w:val="005C248C"/>
    <w:rsid w:val="005C2935"/>
    <w:rsid w:val="005C2B9F"/>
    <w:rsid w:val="005C2F1F"/>
    <w:rsid w:val="005C32D2"/>
    <w:rsid w:val="005C32D9"/>
    <w:rsid w:val="005C3839"/>
    <w:rsid w:val="005C398D"/>
    <w:rsid w:val="005C45A3"/>
    <w:rsid w:val="005C45E0"/>
    <w:rsid w:val="005C50EF"/>
    <w:rsid w:val="005C516E"/>
    <w:rsid w:val="005C559C"/>
    <w:rsid w:val="005C570B"/>
    <w:rsid w:val="005C5853"/>
    <w:rsid w:val="005C66E1"/>
    <w:rsid w:val="005C6AB0"/>
    <w:rsid w:val="005C6FAF"/>
    <w:rsid w:val="005C7B11"/>
    <w:rsid w:val="005C7D21"/>
    <w:rsid w:val="005C7DD4"/>
    <w:rsid w:val="005D004F"/>
    <w:rsid w:val="005D0439"/>
    <w:rsid w:val="005D04A4"/>
    <w:rsid w:val="005D050E"/>
    <w:rsid w:val="005D0B80"/>
    <w:rsid w:val="005D0D0E"/>
    <w:rsid w:val="005D0E74"/>
    <w:rsid w:val="005D177A"/>
    <w:rsid w:val="005D1DC4"/>
    <w:rsid w:val="005D1E66"/>
    <w:rsid w:val="005D2A40"/>
    <w:rsid w:val="005D2B6E"/>
    <w:rsid w:val="005D2B86"/>
    <w:rsid w:val="005D3771"/>
    <w:rsid w:val="005D37CD"/>
    <w:rsid w:val="005D3CE3"/>
    <w:rsid w:val="005D40BA"/>
    <w:rsid w:val="005D467F"/>
    <w:rsid w:val="005D4CB9"/>
    <w:rsid w:val="005D4D24"/>
    <w:rsid w:val="005D53D3"/>
    <w:rsid w:val="005D5A05"/>
    <w:rsid w:val="005D637F"/>
    <w:rsid w:val="005D666C"/>
    <w:rsid w:val="005D67F5"/>
    <w:rsid w:val="005D78D1"/>
    <w:rsid w:val="005E0228"/>
    <w:rsid w:val="005E0BF5"/>
    <w:rsid w:val="005E0EED"/>
    <w:rsid w:val="005E2AC8"/>
    <w:rsid w:val="005E2C23"/>
    <w:rsid w:val="005E2D09"/>
    <w:rsid w:val="005E2D7C"/>
    <w:rsid w:val="005E31AC"/>
    <w:rsid w:val="005E3DCF"/>
    <w:rsid w:val="005E3F8D"/>
    <w:rsid w:val="005E4226"/>
    <w:rsid w:val="005E4C37"/>
    <w:rsid w:val="005E5056"/>
    <w:rsid w:val="005E5300"/>
    <w:rsid w:val="005E5310"/>
    <w:rsid w:val="005E7005"/>
    <w:rsid w:val="005E747F"/>
    <w:rsid w:val="005E7820"/>
    <w:rsid w:val="005E7F36"/>
    <w:rsid w:val="005F0578"/>
    <w:rsid w:val="005F0580"/>
    <w:rsid w:val="005F150A"/>
    <w:rsid w:val="005F1B5D"/>
    <w:rsid w:val="005F1C17"/>
    <w:rsid w:val="005F20E9"/>
    <w:rsid w:val="005F214F"/>
    <w:rsid w:val="005F247A"/>
    <w:rsid w:val="005F2C2C"/>
    <w:rsid w:val="005F3801"/>
    <w:rsid w:val="005F3A80"/>
    <w:rsid w:val="005F417C"/>
    <w:rsid w:val="005F43D3"/>
    <w:rsid w:val="005F48C9"/>
    <w:rsid w:val="005F49AF"/>
    <w:rsid w:val="005F5263"/>
    <w:rsid w:val="005F59CD"/>
    <w:rsid w:val="005F5F94"/>
    <w:rsid w:val="005F5FB1"/>
    <w:rsid w:val="005F61D4"/>
    <w:rsid w:val="005F6230"/>
    <w:rsid w:val="005F678F"/>
    <w:rsid w:val="005F6843"/>
    <w:rsid w:val="005F6D51"/>
    <w:rsid w:val="0060018E"/>
    <w:rsid w:val="0060051E"/>
    <w:rsid w:val="0060055D"/>
    <w:rsid w:val="006005C8"/>
    <w:rsid w:val="00600677"/>
    <w:rsid w:val="006021FF"/>
    <w:rsid w:val="00602260"/>
    <w:rsid w:val="00602562"/>
    <w:rsid w:val="006026A9"/>
    <w:rsid w:val="0060291A"/>
    <w:rsid w:val="00602C81"/>
    <w:rsid w:val="00602C8F"/>
    <w:rsid w:val="00602E37"/>
    <w:rsid w:val="0060318D"/>
    <w:rsid w:val="0060322E"/>
    <w:rsid w:val="00603231"/>
    <w:rsid w:val="006034B4"/>
    <w:rsid w:val="006035D7"/>
    <w:rsid w:val="006039D2"/>
    <w:rsid w:val="00603D7F"/>
    <w:rsid w:val="00603EE9"/>
    <w:rsid w:val="00604130"/>
    <w:rsid w:val="00604A15"/>
    <w:rsid w:val="00604EF0"/>
    <w:rsid w:val="0060580B"/>
    <w:rsid w:val="0060589A"/>
    <w:rsid w:val="00605F54"/>
    <w:rsid w:val="006062F3"/>
    <w:rsid w:val="006063EB"/>
    <w:rsid w:val="006067F8"/>
    <w:rsid w:val="006075F1"/>
    <w:rsid w:val="00607689"/>
    <w:rsid w:val="0060780D"/>
    <w:rsid w:val="00610A42"/>
    <w:rsid w:val="00610B1B"/>
    <w:rsid w:val="0061145B"/>
    <w:rsid w:val="006118F5"/>
    <w:rsid w:val="0061197F"/>
    <w:rsid w:val="006119D1"/>
    <w:rsid w:val="00611B8B"/>
    <w:rsid w:val="00611CB1"/>
    <w:rsid w:val="00612279"/>
    <w:rsid w:val="0061235F"/>
    <w:rsid w:val="0061240B"/>
    <w:rsid w:val="00612428"/>
    <w:rsid w:val="00612C5E"/>
    <w:rsid w:val="006137F5"/>
    <w:rsid w:val="006138E6"/>
    <w:rsid w:val="006138F6"/>
    <w:rsid w:val="00613E74"/>
    <w:rsid w:val="006147F2"/>
    <w:rsid w:val="00614C1A"/>
    <w:rsid w:val="00614E79"/>
    <w:rsid w:val="00614ECF"/>
    <w:rsid w:val="00615DF7"/>
    <w:rsid w:val="00615EC8"/>
    <w:rsid w:val="00616236"/>
    <w:rsid w:val="00616428"/>
    <w:rsid w:val="00616E95"/>
    <w:rsid w:val="006172D2"/>
    <w:rsid w:val="0061746A"/>
    <w:rsid w:val="00617BA1"/>
    <w:rsid w:val="00617D32"/>
    <w:rsid w:val="00620A95"/>
    <w:rsid w:val="006210AD"/>
    <w:rsid w:val="0062135C"/>
    <w:rsid w:val="00621BEB"/>
    <w:rsid w:val="00622572"/>
    <w:rsid w:val="006226E6"/>
    <w:rsid w:val="00622910"/>
    <w:rsid w:val="00622948"/>
    <w:rsid w:val="00622BC2"/>
    <w:rsid w:val="006231A9"/>
    <w:rsid w:val="00623307"/>
    <w:rsid w:val="006233F7"/>
    <w:rsid w:val="006236DC"/>
    <w:rsid w:val="006238DB"/>
    <w:rsid w:val="00623F56"/>
    <w:rsid w:val="0062401C"/>
    <w:rsid w:val="0062442B"/>
    <w:rsid w:val="00624670"/>
    <w:rsid w:val="00624825"/>
    <w:rsid w:val="006248CE"/>
    <w:rsid w:val="00624F23"/>
    <w:rsid w:val="00626CBD"/>
    <w:rsid w:val="00626DA7"/>
    <w:rsid w:val="00626FF8"/>
    <w:rsid w:val="0062708A"/>
    <w:rsid w:val="00627669"/>
    <w:rsid w:val="00627B94"/>
    <w:rsid w:val="0063026E"/>
    <w:rsid w:val="00630D4E"/>
    <w:rsid w:val="00630DD7"/>
    <w:rsid w:val="00630E58"/>
    <w:rsid w:val="00630F14"/>
    <w:rsid w:val="006311E6"/>
    <w:rsid w:val="00631395"/>
    <w:rsid w:val="00631439"/>
    <w:rsid w:val="006322B6"/>
    <w:rsid w:val="00632352"/>
    <w:rsid w:val="00633AE4"/>
    <w:rsid w:val="00633CDC"/>
    <w:rsid w:val="0063419D"/>
    <w:rsid w:val="0063431A"/>
    <w:rsid w:val="006347E6"/>
    <w:rsid w:val="006349CA"/>
    <w:rsid w:val="006352F1"/>
    <w:rsid w:val="006353A2"/>
    <w:rsid w:val="006354E1"/>
    <w:rsid w:val="00635767"/>
    <w:rsid w:val="00635D1F"/>
    <w:rsid w:val="00636413"/>
    <w:rsid w:val="00636F9C"/>
    <w:rsid w:val="0063704C"/>
    <w:rsid w:val="0063739D"/>
    <w:rsid w:val="00637893"/>
    <w:rsid w:val="00637F4C"/>
    <w:rsid w:val="0064008C"/>
    <w:rsid w:val="00640408"/>
    <w:rsid w:val="006409BA"/>
    <w:rsid w:val="00640B9C"/>
    <w:rsid w:val="006410FA"/>
    <w:rsid w:val="006412AF"/>
    <w:rsid w:val="006413ED"/>
    <w:rsid w:val="006423AF"/>
    <w:rsid w:val="00642878"/>
    <w:rsid w:val="006431A5"/>
    <w:rsid w:val="00643215"/>
    <w:rsid w:val="0064377D"/>
    <w:rsid w:val="00643B8F"/>
    <w:rsid w:val="00643CFA"/>
    <w:rsid w:val="00643F29"/>
    <w:rsid w:val="00644A88"/>
    <w:rsid w:val="00645187"/>
    <w:rsid w:val="0064556B"/>
    <w:rsid w:val="0064556D"/>
    <w:rsid w:val="0064562F"/>
    <w:rsid w:val="00646345"/>
    <w:rsid w:val="00646510"/>
    <w:rsid w:val="006465C3"/>
    <w:rsid w:val="00646BD6"/>
    <w:rsid w:val="00646C5C"/>
    <w:rsid w:val="00646ED2"/>
    <w:rsid w:val="006475EC"/>
    <w:rsid w:val="00647B6D"/>
    <w:rsid w:val="00650449"/>
    <w:rsid w:val="0065063D"/>
    <w:rsid w:val="00650702"/>
    <w:rsid w:val="006508FB"/>
    <w:rsid w:val="0065114F"/>
    <w:rsid w:val="00651333"/>
    <w:rsid w:val="00651654"/>
    <w:rsid w:val="006521A2"/>
    <w:rsid w:val="0065283F"/>
    <w:rsid w:val="006528DB"/>
    <w:rsid w:val="0065310D"/>
    <w:rsid w:val="0065368E"/>
    <w:rsid w:val="00653EF4"/>
    <w:rsid w:val="006549C3"/>
    <w:rsid w:val="006552AD"/>
    <w:rsid w:val="00655730"/>
    <w:rsid w:val="00655F22"/>
    <w:rsid w:val="00656110"/>
    <w:rsid w:val="0065612C"/>
    <w:rsid w:val="00656438"/>
    <w:rsid w:val="006572C7"/>
    <w:rsid w:val="006572F0"/>
    <w:rsid w:val="00657CD7"/>
    <w:rsid w:val="006601E7"/>
    <w:rsid w:val="006606CD"/>
    <w:rsid w:val="00660706"/>
    <w:rsid w:val="00660A63"/>
    <w:rsid w:val="0066188A"/>
    <w:rsid w:val="006618AE"/>
    <w:rsid w:val="00661A0E"/>
    <w:rsid w:val="00661DCD"/>
    <w:rsid w:val="00662266"/>
    <w:rsid w:val="006624BB"/>
    <w:rsid w:val="00662B83"/>
    <w:rsid w:val="006635D6"/>
    <w:rsid w:val="00663714"/>
    <w:rsid w:val="00664232"/>
    <w:rsid w:val="0066519D"/>
    <w:rsid w:val="00665872"/>
    <w:rsid w:val="00665E95"/>
    <w:rsid w:val="00666704"/>
    <w:rsid w:val="00666D4F"/>
    <w:rsid w:val="006673A0"/>
    <w:rsid w:val="00667720"/>
    <w:rsid w:val="0066779F"/>
    <w:rsid w:val="00667F2D"/>
    <w:rsid w:val="00667F8D"/>
    <w:rsid w:val="00671021"/>
    <w:rsid w:val="00671308"/>
    <w:rsid w:val="0067130C"/>
    <w:rsid w:val="00671A63"/>
    <w:rsid w:val="006722F3"/>
    <w:rsid w:val="006727A6"/>
    <w:rsid w:val="0067281E"/>
    <w:rsid w:val="00672C8A"/>
    <w:rsid w:val="00673953"/>
    <w:rsid w:val="00673A9B"/>
    <w:rsid w:val="00673D71"/>
    <w:rsid w:val="00674F63"/>
    <w:rsid w:val="006754AF"/>
    <w:rsid w:val="006758BA"/>
    <w:rsid w:val="00675AE2"/>
    <w:rsid w:val="00675B6B"/>
    <w:rsid w:val="00675BFB"/>
    <w:rsid w:val="006760B6"/>
    <w:rsid w:val="00676282"/>
    <w:rsid w:val="00676787"/>
    <w:rsid w:val="00676F92"/>
    <w:rsid w:val="006800F8"/>
    <w:rsid w:val="006804F3"/>
    <w:rsid w:val="006807C4"/>
    <w:rsid w:val="00680D73"/>
    <w:rsid w:val="00680FCA"/>
    <w:rsid w:val="0068119C"/>
    <w:rsid w:val="00682336"/>
    <w:rsid w:val="006823C9"/>
    <w:rsid w:val="0068282C"/>
    <w:rsid w:val="0068298E"/>
    <w:rsid w:val="00682B63"/>
    <w:rsid w:val="00682B9A"/>
    <w:rsid w:val="00682C33"/>
    <w:rsid w:val="00683741"/>
    <w:rsid w:val="0068388D"/>
    <w:rsid w:val="00683C2C"/>
    <w:rsid w:val="00683C65"/>
    <w:rsid w:val="006843CD"/>
    <w:rsid w:val="0068464E"/>
    <w:rsid w:val="0068467B"/>
    <w:rsid w:val="00684D2A"/>
    <w:rsid w:val="00684DC1"/>
    <w:rsid w:val="006852E5"/>
    <w:rsid w:val="00685515"/>
    <w:rsid w:val="00685723"/>
    <w:rsid w:val="00685A9F"/>
    <w:rsid w:val="00686A8B"/>
    <w:rsid w:val="006873F6"/>
    <w:rsid w:val="00687600"/>
    <w:rsid w:val="00687BE0"/>
    <w:rsid w:val="00687CA3"/>
    <w:rsid w:val="00687CE7"/>
    <w:rsid w:val="00687E12"/>
    <w:rsid w:val="00690179"/>
    <w:rsid w:val="00690DB4"/>
    <w:rsid w:val="006910C8"/>
    <w:rsid w:val="00691608"/>
    <w:rsid w:val="00691641"/>
    <w:rsid w:val="006917C1"/>
    <w:rsid w:val="00691985"/>
    <w:rsid w:val="00691B46"/>
    <w:rsid w:val="00692588"/>
    <w:rsid w:val="006928B6"/>
    <w:rsid w:val="0069316A"/>
    <w:rsid w:val="0069334E"/>
    <w:rsid w:val="00693A3D"/>
    <w:rsid w:val="00694059"/>
    <w:rsid w:val="006943A2"/>
    <w:rsid w:val="006944D0"/>
    <w:rsid w:val="006945D6"/>
    <w:rsid w:val="0069479C"/>
    <w:rsid w:val="00694D41"/>
    <w:rsid w:val="0069556D"/>
    <w:rsid w:val="0069560A"/>
    <w:rsid w:val="00695C89"/>
    <w:rsid w:val="00696138"/>
    <w:rsid w:val="00696352"/>
    <w:rsid w:val="006968BF"/>
    <w:rsid w:val="00696B6B"/>
    <w:rsid w:val="00696CA1"/>
    <w:rsid w:val="00696D93"/>
    <w:rsid w:val="00697669"/>
    <w:rsid w:val="00697CA0"/>
    <w:rsid w:val="00697E34"/>
    <w:rsid w:val="006A040E"/>
    <w:rsid w:val="006A0BC4"/>
    <w:rsid w:val="006A1AB6"/>
    <w:rsid w:val="006A2346"/>
    <w:rsid w:val="006A271E"/>
    <w:rsid w:val="006A2CF6"/>
    <w:rsid w:val="006A2F99"/>
    <w:rsid w:val="006A39AF"/>
    <w:rsid w:val="006A4310"/>
    <w:rsid w:val="006A437A"/>
    <w:rsid w:val="006A57BA"/>
    <w:rsid w:val="006A5A9E"/>
    <w:rsid w:val="006A7D67"/>
    <w:rsid w:val="006B0294"/>
    <w:rsid w:val="006B07DB"/>
    <w:rsid w:val="006B0CA5"/>
    <w:rsid w:val="006B10A5"/>
    <w:rsid w:val="006B12AC"/>
    <w:rsid w:val="006B16DB"/>
    <w:rsid w:val="006B1CDD"/>
    <w:rsid w:val="006B1EA7"/>
    <w:rsid w:val="006B20A4"/>
    <w:rsid w:val="006B223C"/>
    <w:rsid w:val="006B282C"/>
    <w:rsid w:val="006B296D"/>
    <w:rsid w:val="006B29BF"/>
    <w:rsid w:val="006B2C9A"/>
    <w:rsid w:val="006B2E08"/>
    <w:rsid w:val="006B3771"/>
    <w:rsid w:val="006B3CA4"/>
    <w:rsid w:val="006B3D6E"/>
    <w:rsid w:val="006B3E5E"/>
    <w:rsid w:val="006B4812"/>
    <w:rsid w:val="006B48F6"/>
    <w:rsid w:val="006B4EBF"/>
    <w:rsid w:val="006B5143"/>
    <w:rsid w:val="006B644C"/>
    <w:rsid w:val="006B74AA"/>
    <w:rsid w:val="006C0D10"/>
    <w:rsid w:val="006C0EB5"/>
    <w:rsid w:val="006C13A1"/>
    <w:rsid w:val="006C21C5"/>
    <w:rsid w:val="006C2544"/>
    <w:rsid w:val="006C29F5"/>
    <w:rsid w:val="006C2A2D"/>
    <w:rsid w:val="006C2BF5"/>
    <w:rsid w:val="006C36D4"/>
    <w:rsid w:val="006C39BB"/>
    <w:rsid w:val="006C3C80"/>
    <w:rsid w:val="006C475C"/>
    <w:rsid w:val="006C47B4"/>
    <w:rsid w:val="006C47D2"/>
    <w:rsid w:val="006C4A61"/>
    <w:rsid w:val="006C4EDE"/>
    <w:rsid w:val="006C53CD"/>
    <w:rsid w:val="006C5448"/>
    <w:rsid w:val="006C625C"/>
    <w:rsid w:val="006C6894"/>
    <w:rsid w:val="006C7100"/>
    <w:rsid w:val="006C72EF"/>
    <w:rsid w:val="006C7B81"/>
    <w:rsid w:val="006D03EF"/>
    <w:rsid w:val="006D0691"/>
    <w:rsid w:val="006D0793"/>
    <w:rsid w:val="006D0AD6"/>
    <w:rsid w:val="006D0DC5"/>
    <w:rsid w:val="006D0E2A"/>
    <w:rsid w:val="006D0E40"/>
    <w:rsid w:val="006D116C"/>
    <w:rsid w:val="006D11A6"/>
    <w:rsid w:val="006D1A1D"/>
    <w:rsid w:val="006D2632"/>
    <w:rsid w:val="006D28AA"/>
    <w:rsid w:val="006D2DF5"/>
    <w:rsid w:val="006D2FCF"/>
    <w:rsid w:val="006D2FDF"/>
    <w:rsid w:val="006D2FFF"/>
    <w:rsid w:val="006D3104"/>
    <w:rsid w:val="006D311E"/>
    <w:rsid w:val="006D3675"/>
    <w:rsid w:val="006D3A21"/>
    <w:rsid w:val="006D40E9"/>
    <w:rsid w:val="006D47B0"/>
    <w:rsid w:val="006D4BAD"/>
    <w:rsid w:val="006D4CEB"/>
    <w:rsid w:val="006D5F27"/>
    <w:rsid w:val="006D60A1"/>
    <w:rsid w:val="006D671B"/>
    <w:rsid w:val="006D6836"/>
    <w:rsid w:val="006D6E0C"/>
    <w:rsid w:val="006D6EAA"/>
    <w:rsid w:val="006D7D3F"/>
    <w:rsid w:val="006E01B1"/>
    <w:rsid w:val="006E050A"/>
    <w:rsid w:val="006E0835"/>
    <w:rsid w:val="006E0E3D"/>
    <w:rsid w:val="006E0FB0"/>
    <w:rsid w:val="006E150E"/>
    <w:rsid w:val="006E154B"/>
    <w:rsid w:val="006E174C"/>
    <w:rsid w:val="006E18F7"/>
    <w:rsid w:val="006E1C8D"/>
    <w:rsid w:val="006E1CE3"/>
    <w:rsid w:val="006E31D9"/>
    <w:rsid w:val="006E34F7"/>
    <w:rsid w:val="006E390A"/>
    <w:rsid w:val="006E3EB5"/>
    <w:rsid w:val="006E45D3"/>
    <w:rsid w:val="006E46D5"/>
    <w:rsid w:val="006E50B2"/>
    <w:rsid w:val="006E5460"/>
    <w:rsid w:val="006E54AF"/>
    <w:rsid w:val="006E54EF"/>
    <w:rsid w:val="006E5BCA"/>
    <w:rsid w:val="006E5C4E"/>
    <w:rsid w:val="006E6035"/>
    <w:rsid w:val="006E6557"/>
    <w:rsid w:val="006E6A42"/>
    <w:rsid w:val="006E6E29"/>
    <w:rsid w:val="006E6FA2"/>
    <w:rsid w:val="006E72D6"/>
    <w:rsid w:val="006E7A75"/>
    <w:rsid w:val="006E7C7C"/>
    <w:rsid w:val="006F002F"/>
    <w:rsid w:val="006F0C3D"/>
    <w:rsid w:val="006F2A3A"/>
    <w:rsid w:val="006F307C"/>
    <w:rsid w:val="006F37F2"/>
    <w:rsid w:val="006F3A1F"/>
    <w:rsid w:val="006F3AC5"/>
    <w:rsid w:val="006F4320"/>
    <w:rsid w:val="006F4494"/>
    <w:rsid w:val="006F482A"/>
    <w:rsid w:val="006F4F97"/>
    <w:rsid w:val="006F5BE7"/>
    <w:rsid w:val="006F64C5"/>
    <w:rsid w:val="006F6CB2"/>
    <w:rsid w:val="006F71B6"/>
    <w:rsid w:val="006F761B"/>
    <w:rsid w:val="006F7BEB"/>
    <w:rsid w:val="007000A9"/>
    <w:rsid w:val="0070024E"/>
    <w:rsid w:val="007004A2"/>
    <w:rsid w:val="0070060F"/>
    <w:rsid w:val="0070130A"/>
    <w:rsid w:val="007015F5"/>
    <w:rsid w:val="007016C5"/>
    <w:rsid w:val="00701891"/>
    <w:rsid w:val="00701D3A"/>
    <w:rsid w:val="00701E50"/>
    <w:rsid w:val="00702304"/>
    <w:rsid w:val="0070309B"/>
    <w:rsid w:val="00703175"/>
    <w:rsid w:val="00703832"/>
    <w:rsid w:val="00704488"/>
    <w:rsid w:val="00704586"/>
    <w:rsid w:val="00704E3F"/>
    <w:rsid w:val="00705059"/>
    <w:rsid w:val="007055DA"/>
    <w:rsid w:val="007058BC"/>
    <w:rsid w:val="00705D20"/>
    <w:rsid w:val="00705F4C"/>
    <w:rsid w:val="00705F8C"/>
    <w:rsid w:val="007068C6"/>
    <w:rsid w:val="00706BD6"/>
    <w:rsid w:val="0070725C"/>
    <w:rsid w:val="00707630"/>
    <w:rsid w:val="007112EC"/>
    <w:rsid w:val="00711944"/>
    <w:rsid w:val="00711D1F"/>
    <w:rsid w:val="00711D4B"/>
    <w:rsid w:val="00711EEA"/>
    <w:rsid w:val="00712EFA"/>
    <w:rsid w:val="00713226"/>
    <w:rsid w:val="00713741"/>
    <w:rsid w:val="00713B90"/>
    <w:rsid w:val="00713BF7"/>
    <w:rsid w:val="00714ECB"/>
    <w:rsid w:val="007156C0"/>
    <w:rsid w:val="0071599D"/>
    <w:rsid w:val="00715B9A"/>
    <w:rsid w:val="00715C98"/>
    <w:rsid w:val="00716088"/>
    <w:rsid w:val="0071623B"/>
    <w:rsid w:val="0071628C"/>
    <w:rsid w:val="0071632D"/>
    <w:rsid w:val="00716375"/>
    <w:rsid w:val="00716470"/>
    <w:rsid w:val="0071720D"/>
    <w:rsid w:val="007177F8"/>
    <w:rsid w:val="007179AA"/>
    <w:rsid w:val="00717B0B"/>
    <w:rsid w:val="00720276"/>
    <w:rsid w:val="0072048A"/>
    <w:rsid w:val="00721C9A"/>
    <w:rsid w:val="00721E5D"/>
    <w:rsid w:val="007221B7"/>
    <w:rsid w:val="0072279B"/>
    <w:rsid w:val="00722B6F"/>
    <w:rsid w:val="00722E6E"/>
    <w:rsid w:val="00722F68"/>
    <w:rsid w:val="007237FF"/>
    <w:rsid w:val="007244EF"/>
    <w:rsid w:val="00724D95"/>
    <w:rsid w:val="007256F7"/>
    <w:rsid w:val="00725862"/>
    <w:rsid w:val="00725A57"/>
    <w:rsid w:val="007260A8"/>
    <w:rsid w:val="007263BD"/>
    <w:rsid w:val="007264E2"/>
    <w:rsid w:val="0072689A"/>
    <w:rsid w:val="007268A2"/>
    <w:rsid w:val="00726AA6"/>
    <w:rsid w:val="00726F67"/>
    <w:rsid w:val="0072723C"/>
    <w:rsid w:val="0073027B"/>
    <w:rsid w:val="007309E6"/>
    <w:rsid w:val="00730B13"/>
    <w:rsid w:val="00730E9B"/>
    <w:rsid w:val="00731A37"/>
    <w:rsid w:val="00731CF6"/>
    <w:rsid w:val="00731D8E"/>
    <w:rsid w:val="00732A0C"/>
    <w:rsid w:val="00732BEB"/>
    <w:rsid w:val="00732C36"/>
    <w:rsid w:val="00733320"/>
    <w:rsid w:val="007340BB"/>
    <w:rsid w:val="00734471"/>
    <w:rsid w:val="00734632"/>
    <w:rsid w:val="007349E5"/>
    <w:rsid w:val="00735690"/>
    <w:rsid w:val="00735DDE"/>
    <w:rsid w:val="00735EA5"/>
    <w:rsid w:val="00736B32"/>
    <w:rsid w:val="007377CB"/>
    <w:rsid w:val="0073780A"/>
    <w:rsid w:val="00737A70"/>
    <w:rsid w:val="0074039F"/>
    <w:rsid w:val="00740A1C"/>
    <w:rsid w:val="00740B68"/>
    <w:rsid w:val="00740F39"/>
    <w:rsid w:val="00741CC9"/>
    <w:rsid w:val="00741D2B"/>
    <w:rsid w:val="00741D38"/>
    <w:rsid w:val="00741D47"/>
    <w:rsid w:val="00741ECF"/>
    <w:rsid w:val="007426ED"/>
    <w:rsid w:val="007429A6"/>
    <w:rsid w:val="00742AA6"/>
    <w:rsid w:val="00742BC0"/>
    <w:rsid w:val="00742E3F"/>
    <w:rsid w:val="00743704"/>
    <w:rsid w:val="00743D31"/>
    <w:rsid w:val="00744B9F"/>
    <w:rsid w:val="00745177"/>
    <w:rsid w:val="0074529C"/>
    <w:rsid w:val="007458C3"/>
    <w:rsid w:val="007461DC"/>
    <w:rsid w:val="007463A3"/>
    <w:rsid w:val="00746693"/>
    <w:rsid w:val="00746C77"/>
    <w:rsid w:val="00747418"/>
    <w:rsid w:val="00747C50"/>
    <w:rsid w:val="00747D69"/>
    <w:rsid w:val="00750166"/>
    <w:rsid w:val="007502A7"/>
    <w:rsid w:val="007508C0"/>
    <w:rsid w:val="00750E75"/>
    <w:rsid w:val="00750F0A"/>
    <w:rsid w:val="007517A7"/>
    <w:rsid w:val="007519A0"/>
    <w:rsid w:val="00751A56"/>
    <w:rsid w:val="00751B54"/>
    <w:rsid w:val="00751BCF"/>
    <w:rsid w:val="00751EDD"/>
    <w:rsid w:val="00752187"/>
    <w:rsid w:val="007523B4"/>
    <w:rsid w:val="0075260A"/>
    <w:rsid w:val="00752820"/>
    <w:rsid w:val="007528C7"/>
    <w:rsid w:val="00752AAD"/>
    <w:rsid w:val="00752C0C"/>
    <w:rsid w:val="00752FF2"/>
    <w:rsid w:val="007530FB"/>
    <w:rsid w:val="0075360E"/>
    <w:rsid w:val="0075393F"/>
    <w:rsid w:val="00753A46"/>
    <w:rsid w:val="0075509A"/>
    <w:rsid w:val="007555AD"/>
    <w:rsid w:val="00755890"/>
    <w:rsid w:val="00756046"/>
    <w:rsid w:val="0075685B"/>
    <w:rsid w:val="00756985"/>
    <w:rsid w:val="007573B0"/>
    <w:rsid w:val="0075748A"/>
    <w:rsid w:val="00757A29"/>
    <w:rsid w:val="00757BAC"/>
    <w:rsid w:val="00757E40"/>
    <w:rsid w:val="007616AE"/>
    <w:rsid w:val="007617A8"/>
    <w:rsid w:val="007617D1"/>
    <w:rsid w:val="00762311"/>
    <w:rsid w:val="00762427"/>
    <w:rsid w:val="007624DE"/>
    <w:rsid w:val="00762947"/>
    <w:rsid w:val="00762973"/>
    <w:rsid w:val="00762DA5"/>
    <w:rsid w:val="00762DD2"/>
    <w:rsid w:val="00762EE8"/>
    <w:rsid w:val="00763570"/>
    <w:rsid w:val="0076370B"/>
    <w:rsid w:val="00763A2A"/>
    <w:rsid w:val="00763A40"/>
    <w:rsid w:val="00763AFE"/>
    <w:rsid w:val="00763C3B"/>
    <w:rsid w:val="00763C4D"/>
    <w:rsid w:val="00763E4D"/>
    <w:rsid w:val="00763EBD"/>
    <w:rsid w:val="007640DE"/>
    <w:rsid w:val="00764CA5"/>
    <w:rsid w:val="00764DE1"/>
    <w:rsid w:val="007650FF"/>
    <w:rsid w:val="00765296"/>
    <w:rsid w:val="00765A19"/>
    <w:rsid w:val="007662E6"/>
    <w:rsid w:val="007663BC"/>
    <w:rsid w:val="007665DC"/>
    <w:rsid w:val="00766C25"/>
    <w:rsid w:val="00766FE6"/>
    <w:rsid w:val="007673B8"/>
    <w:rsid w:val="007673CC"/>
    <w:rsid w:val="007676DE"/>
    <w:rsid w:val="00767C76"/>
    <w:rsid w:val="00767E90"/>
    <w:rsid w:val="0077041C"/>
    <w:rsid w:val="007708AA"/>
    <w:rsid w:val="00770A09"/>
    <w:rsid w:val="0077109D"/>
    <w:rsid w:val="007710F1"/>
    <w:rsid w:val="007717CF"/>
    <w:rsid w:val="00771F57"/>
    <w:rsid w:val="0077210C"/>
    <w:rsid w:val="0077211C"/>
    <w:rsid w:val="00772D99"/>
    <w:rsid w:val="007730D6"/>
    <w:rsid w:val="00773299"/>
    <w:rsid w:val="0077343A"/>
    <w:rsid w:val="007735FF"/>
    <w:rsid w:val="007739BD"/>
    <w:rsid w:val="00773D87"/>
    <w:rsid w:val="00774599"/>
    <w:rsid w:val="00775009"/>
    <w:rsid w:val="00776243"/>
    <w:rsid w:val="007762A9"/>
    <w:rsid w:val="0077637E"/>
    <w:rsid w:val="00776B52"/>
    <w:rsid w:val="00776C50"/>
    <w:rsid w:val="00776DF2"/>
    <w:rsid w:val="007771C7"/>
    <w:rsid w:val="00777276"/>
    <w:rsid w:val="00777673"/>
    <w:rsid w:val="00777BAD"/>
    <w:rsid w:val="00777E48"/>
    <w:rsid w:val="00780345"/>
    <w:rsid w:val="00781667"/>
    <w:rsid w:val="00781F6D"/>
    <w:rsid w:val="00782449"/>
    <w:rsid w:val="007824B1"/>
    <w:rsid w:val="00782797"/>
    <w:rsid w:val="00782C81"/>
    <w:rsid w:val="00782EA7"/>
    <w:rsid w:val="00783446"/>
    <w:rsid w:val="0078370C"/>
    <w:rsid w:val="00783A0E"/>
    <w:rsid w:val="00784198"/>
    <w:rsid w:val="007844CA"/>
    <w:rsid w:val="00785118"/>
    <w:rsid w:val="00785576"/>
    <w:rsid w:val="00785A4A"/>
    <w:rsid w:val="00785C76"/>
    <w:rsid w:val="00786336"/>
    <w:rsid w:val="0078645F"/>
    <w:rsid w:val="00787263"/>
    <w:rsid w:val="00787A8A"/>
    <w:rsid w:val="00787C2B"/>
    <w:rsid w:val="00787C86"/>
    <w:rsid w:val="00787E1F"/>
    <w:rsid w:val="00787FB9"/>
    <w:rsid w:val="0079090D"/>
    <w:rsid w:val="007919E4"/>
    <w:rsid w:val="00791D4C"/>
    <w:rsid w:val="00792353"/>
    <w:rsid w:val="007926F7"/>
    <w:rsid w:val="00792C7F"/>
    <w:rsid w:val="00792FD2"/>
    <w:rsid w:val="00793957"/>
    <w:rsid w:val="00793AFD"/>
    <w:rsid w:val="00794060"/>
    <w:rsid w:val="00794165"/>
    <w:rsid w:val="00794ECF"/>
    <w:rsid w:val="00794FCF"/>
    <w:rsid w:val="007955EB"/>
    <w:rsid w:val="00795681"/>
    <w:rsid w:val="007958EF"/>
    <w:rsid w:val="007959B8"/>
    <w:rsid w:val="00795E48"/>
    <w:rsid w:val="00796096"/>
    <w:rsid w:val="0079625C"/>
    <w:rsid w:val="00796299"/>
    <w:rsid w:val="007962AD"/>
    <w:rsid w:val="007964DD"/>
    <w:rsid w:val="0079727E"/>
    <w:rsid w:val="00797BD3"/>
    <w:rsid w:val="00797E63"/>
    <w:rsid w:val="007A03CD"/>
    <w:rsid w:val="007A04AD"/>
    <w:rsid w:val="007A0665"/>
    <w:rsid w:val="007A0B16"/>
    <w:rsid w:val="007A0C06"/>
    <w:rsid w:val="007A1814"/>
    <w:rsid w:val="007A19C2"/>
    <w:rsid w:val="007A2365"/>
    <w:rsid w:val="007A2490"/>
    <w:rsid w:val="007A26C7"/>
    <w:rsid w:val="007A2763"/>
    <w:rsid w:val="007A2764"/>
    <w:rsid w:val="007A2A48"/>
    <w:rsid w:val="007A2CBE"/>
    <w:rsid w:val="007A2D79"/>
    <w:rsid w:val="007A2E5C"/>
    <w:rsid w:val="007A321C"/>
    <w:rsid w:val="007A3303"/>
    <w:rsid w:val="007A378C"/>
    <w:rsid w:val="007A3CD2"/>
    <w:rsid w:val="007A441E"/>
    <w:rsid w:val="007A4F07"/>
    <w:rsid w:val="007A4F59"/>
    <w:rsid w:val="007A4FE9"/>
    <w:rsid w:val="007A50E3"/>
    <w:rsid w:val="007A5254"/>
    <w:rsid w:val="007A567A"/>
    <w:rsid w:val="007A5D3D"/>
    <w:rsid w:val="007A617D"/>
    <w:rsid w:val="007A64BE"/>
    <w:rsid w:val="007A665D"/>
    <w:rsid w:val="007A670E"/>
    <w:rsid w:val="007A709D"/>
    <w:rsid w:val="007A70CB"/>
    <w:rsid w:val="007A71A3"/>
    <w:rsid w:val="007A71B9"/>
    <w:rsid w:val="007A766B"/>
    <w:rsid w:val="007A7C40"/>
    <w:rsid w:val="007B018B"/>
    <w:rsid w:val="007B03E0"/>
    <w:rsid w:val="007B06FE"/>
    <w:rsid w:val="007B0807"/>
    <w:rsid w:val="007B0C94"/>
    <w:rsid w:val="007B0EF5"/>
    <w:rsid w:val="007B1897"/>
    <w:rsid w:val="007B1CDF"/>
    <w:rsid w:val="007B2170"/>
    <w:rsid w:val="007B2298"/>
    <w:rsid w:val="007B22C6"/>
    <w:rsid w:val="007B2E98"/>
    <w:rsid w:val="007B3B3B"/>
    <w:rsid w:val="007B3B3D"/>
    <w:rsid w:val="007B3C73"/>
    <w:rsid w:val="007B3DA7"/>
    <w:rsid w:val="007B426B"/>
    <w:rsid w:val="007B4296"/>
    <w:rsid w:val="007B43CA"/>
    <w:rsid w:val="007B4894"/>
    <w:rsid w:val="007B5581"/>
    <w:rsid w:val="007B56A1"/>
    <w:rsid w:val="007B59F9"/>
    <w:rsid w:val="007B5BFA"/>
    <w:rsid w:val="007B5E19"/>
    <w:rsid w:val="007B6449"/>
    <w:rsid w:val="007B6490"/>
    <w:rsid w:val="007B6751"/>
    <w:rsid w:val="007B6B36"/>
    <w:rsid w:val="007B71A3"/>
    <w:rsid w:val="007B774E"/>
    <w:rsid w:val="007C0507"/>
    <w:rsid w:val="007C0613"/>
    <w:rsid w:val="007C06EB"/>
    <w:rsid w:val="007C0F66"/>
    <w:rsid w:val="007C1523"/>
    <w:rsid w:val="007C26DF"/>
    <w:rsid w:val="007C2A7F"/>
    <w:rsid w:val="007C2C18"/>
    <w:rsid w:val="007C2DA4"/>
    <w:rsid w:val="007C3A6E"/>
    <w:rsid w:val="007C453C"/>
    <w:rsid w:val="007C46C1"/>
    <w:rsid w:val="007C502B"/>
    <w:rsid w:val="007C56CB"/>
    <w:rsid w:val="007C56E7"/>
    <w:rsid w:val="007C5F81"/>
    <w:rsid w:val="007C6D69"/>
    <w:rsid w:val="007C6FB1"/>
    <w:rsid w:val="007C7227"/>
    <w:rsid w:val="007C788F"/>
    <w:rsid w:val="007D02F2"/>
    <w:rsid w:val="007D0696"/>
    <w:rsid w:val="007D0C42"/>
    <w:rsid w:val="007D1318"/>
    <w:rsid w:val="007D19BC"/>
    <w:rsid w:val="007D1A1E"/>
    <w:rsid w:val="007D1C07"/>
    <w:rsid w:val="007D1D9D"/>
    <w:rsid w:val="007D2345"/>
    <w:rsid w:val="007D2510"/>
    <w:rsid w:val="007D2647"/>
    <w:rsid w:val="007D2C3D"/>
    <w:rsid w:val="007D31CA"/>
    <w:rsid w:val="007D3E6F"/>
    <w:rsid w:val="007D571B"/>
    <w:rsid w:val="007D593E"/>
    <w:rsid w:val="007D59AC"/>
    <w:rsid w:val="007D5C11"/>
    <w:rsid w:val="007D5F9F"/>
    <w:rsid w:val="007D6307"/>
    <w:rsid w:val="007D66DB"/>
    <w:rsid w:val="007D6BF5"/>
    <w:rsid w:val="007D6DB1"/>
    <w:rsid w:val="007D6E73"/>
    <w:rsid w:val="007D7597"/>
    <w:rsid w:val="007D7976"/>
    <w:rsid w:val="007D7BB2"/>
    <w:rsid w:val="007D7D45"/>
    <w:rsid w:val="007E165C"/>
    <w:rsid w:val="007E1864"/>
    <w:rsid w:val="007E2654"/>
    <w:rsid w:val="007E2A71"/>
    <w:rsid w:val="007E2FA3"/>
    <w:rsid w:val="007E35A8"/>
    <w:rsid w:val="007E367B"/>
    <w:rsid w:val="007E39E7"/>
    <w:rsid w:val="007E45F9"/>
    <w:rsid w:val="007E49EA"/>
    <w:rsid w:val="007E4EFF"/>
    <w:rsid w:val="007E5789"/>
    <w:rsid w:val="007E5D15"/>
    <w:rsid w:val="007E5DBC"/>
    <w:rsid w:val="007E632C"/>
    <w:rsid w:val="007E642E"/>
    <w:rsid w:val="007E7DD3"/>
    <w:rsid w:val="007E7DED"/>
    <w:rsid w:val="007E7F92"/>
    <w:rsid w:val="007F09CC"/>
    <w:rsid w:val="007F0BF6"/>
    <w:rsid w:val="007F101E"/>
    <w:rsid w:val="007F12AE"/>
    <w:rsid w:val="007F2110"/>
    <w:rsid w:val="007F2B9E"/>
    <w:rsid w:val="007F2EC2"/>
    <w:rsid w:val="007F337B"/>
    <w:rsid w:val="007F350C"/>
    <w:rsid w:val="007F370F"/>
    <w:rsid w:val="007F3796"/>
    <w:rsid w:val="007F41C6"/>
    <w:rsid w:val="007F4C59"/>
    <w:rsid w:val="007F4E1B"/>
    <w:rsid w:val="007F4EED"/>
    <w:rsid w:val="007F51F9"/>
    <w:rsid w:val="007F587C"/>
    <w:rsid w:val="007F5989"/>
    <w:rsid w:val="007F5C51"/>
    <w:rsid w:val="007F5D4A"/>
    <w:rsid w:val="007F5DFB"/>
    <w:rsid w:val="007F6AAD"/>
    <w:rsid w:val="007F6AFC"/>
    <w:rsid w:val="007F6ED6"/>
    <w:rsid w:val="007F6F88"/>
    <w:rsid w:val="007F7035"/>
    <w:rsid w:val="007F71DB"/>
    <w:rsid w:val="007F73C4"/>
    <w:rsid w:val="007F786D"/>
    <w:rsid w:val="007F7BCA"/>
    <w:rsid w:val="00800110"/>
    <w:rsid w:val="0080027F"/>
    <w:rsid w:val="0080056C"/>
    <w:rsid w:val="00800745"/>
    <w:rsid w:val="00800DED"/>
    <w:rsid w:val="00801315"/>
    <w:rsid w:val="008017A5"/>
    <w:rsid w:val="0080195F"/>
    <w:rsid w:val="00802260"/>
    <w:rsid w:val="008024AF"/>
    <w:rsid w:val="00802823"/>
    <w:rsid w:val="00802CEF"/>
    <w:rsid w:val="00803130"/>
    <w:rsid w:val="008035A2"/>
    <w:rsid w:val="008044E8"/>
    <w:rsid w:val="008045F8"/>
    <w:rsid w:val="00805365"/>
    <w:rsid w:val="00805688"/>
    <w:rsid w:val="00805801"/>
    <w:rsid w:val="0080584B"/>
    <w:rsid w:val="00805DC4"/>
    <w:rsid w:val="0080613D"/>
    <w:rsid w:val="00806FFD"/>
    <w:rsid w:val="008071F4"/>
    <w:rsid w:val="008071F6"/>
    <w:rsid w:val="0080729F"/>
    <w:rsid w:val="00807C07"/>
    <w:rsid w:val="00807D21"/>
    <w:rsid w:val="00810415"/>
    <w:rsid w:val="008105FA"/>
    <w:rsid w:val="00810940"/>
    <w:rsid w:val="008109A1"/>
    <w:rsid w:val="00810C3D"/>
    <w:rsid w:val="00810FC0"/>
    <w:rsid w:val="00811DCB"/>
    <w:rsid w:val="00811FC3"/>
    <w:rsid w:val="0081210D"/>
    <w:rsid w:val="00812EF5"/>
    <w:rsid w:val="00813175"/>
    <w:rsid w:val="008137D6"/>
    <w:rsid w:val="00813920"/>
    <w:rsid w:val="00813BAD"/>
    <w:rsid w:val="00813CD1"/>
    <w:rsid w:val="008140A5"/>
    <w:rsid w:val="00814ADF"/>
    <w:rsid w:val="00814E03"/>
    <w:rsid w:val="0081508D"/>
    <w:rsid w:val="00815412"/>
    <w:rsid w:val="00815A4B"/>
    <w:rsid w:val="00816264"/>
    <w:rsid w:val="00816275"/>
    <w:rsid w:val="00816F9C"/>
    <w:rsid w:val="00816FCE"/>
    <w:rsid w:val="00817BEB"/>
    <w:rsid w:val="00817C67"/>
    <w:rsid w:val="00817DD7"/>
    <w:rsid w:val="00820399"/>
    <w:rsid w:val="0082058D"/>
    <w:rsid w:val="0082068F"/>
    <w:rsid w:val="00820DDF"/>
    <w:rsid w:val="00820E67"/>
    <w:rsid w:val="0082149D"/>
    <w:rsid w:val="00821B3D"/>
    <w:rsid w:val="00821C16"/>
    <w:rsid w:val="00821FC4"/>
    <w:rsid w:val="00822319"/>
    <w:rsid w:val="00823155"/>
    <w:rsid w:val="008236F5"/>
    <w:rsid w:val="00824560"/>
    <w:rsid w:val="00824C83"/>
    <w:rsid w:val="00825410"/>
    <w:rsid w:val="0082581C"/>
    <w:rsid w:val="00826269"/>
    <w:rsid w:val="00826464"/>
    <w:rsid w:val="00827075"/>
    <w:rsid w:val="00827135"/>
    <w:rsid w:val="0082732E"/>
    <w:rsid w:val="008273F8"/>
    <w:rsid w:val="00827895"/>
    <w:rsid w:val="00830668"/>
    <w:rsid w:val="00830B66"/>
    <w:rsid w:val="00830F8A"/>
    <w:rsid w:val="00831464"/>
    <w:rsid w:val="008317D1"/>
    <w:rsid w:val="00832218"/>
    <w:rsid w:val="00832494"/>
    <w:rsid w:val="00832644"/>
    <w:rsid w:val="00832713"/>
    <w:rsid w:val="00832A4F"/>
    <w:rsid w:val="00832F34"/>
    <w:rsid w:val="00832FA9"/>
    <w:rsid w:val="0083336A"/>
    <w:rsid w:val="008333A9"/>
    <w:rsid w:val="00833AD9"/>
    <w:rsid w:val="0083495B"/>
    <w:rsid w:val="00834A13"/>
    <w:rsid w:val="0083518E"/>
    <w:rsid w:val="0083547E"/>
    <w:rsid w:val="00835D42"/>
    <w:rsid w:val="00835E89"/>
    <w:rsid w:val="00836240"/>
    <w:rsid w:val="008362B9"/>
    <w:rsid w:val="00836A69"/>
    <w:rsid w:val="008372E0"/>
    <w:rsid w:val="0083783A"/>
    <w:rsid w:val="00837FFD"/>
    <w:rsid w:val="00840117"/>
    <w:rsid w:val="00840672"/>
    <w:rsid w:val="008408A2"/>
    <w:rsid w:val="00840A7D"/>
    <w:rsid w:val="00841079"/>
    <w:rsid w:val="0084160F"/>
    <w:rsid w:val="00841BAE"/>
    <w:rsid w:val="00841F0E"/>
    <w:rsid w:val="00842049"/>
    <w:rsid w:val="0084218A"/>
    <w:rsid w:val="00842BEB"/>
    <w:rsid w:val="00842D01"/>
    <w:rsid w:val="00843A3F"/>
    <w:rsid w:val="00843CB9"/>
    <w:rsid w:val="008442DB"/>
    <w:rsid w:val="00844595"/>
    <w:rsid w:val="00844FE6"/>
    <w:rsid w:val="00845B7A"/>
    <w:rsid w:val="00845F52"/>
    <w:rsid w:val="00845F96"/>
    <w:rsid w:val="00846187"/>
    <w:rsid w:val="0084669D"/>
    <w:rsid w:val="0084679A"/>
    <w:rsid w:val="008468B7"/>
    <w:rsid w:val="0084737A"/>
    <w:rsid w:val="008475F3"/>
    <w:rsid w:val="00847B37"/>
    <w:rsid w:val="00847F77"/>
    <w:rsid w:val="008503A8"/>
    <w:rsid w:val="00850AEF"/>
    <w:rsid w:val="0085121F"/>
    <w:rsid w:val="0085207E"/>
    <w:rsid w:val="0085226F"/>
    <w:rsid w:val="00852621"/>
    <w:rsid w:val="00852662"/>
    <w:rsid w:val="00852A4A"/>
    <w:rsid w:val="00853111"/>
    <w:rsid w:val="008538F3"/>
    <w:rsid w:val="00853FD4"/>
    <w:rsid w:val="0085469C"/>
    <w:rsid w:val="00854B2C"/>
    <w:rsid w:val="00855A4C"/>
    <w:rsid w:val="00855A64"/>
    <w:rsid w:val="00855FA8"/>
    <w:rsid w:val="00856631"/>
    <w:rsid w:val="00856974"/>
    <w:rsid w:val="00856B2C"/>
    <w:rsid w:val="008574DB"/>
    <w:rsid w:val="0085753A"/>
    <w:rsid w:val="00857C0F"/>
    <w:rsid w:val="00857F73"/>
    <w:rsid w:val="008601F9"/>
    <w:rsid w:val="00860783"/>
    <w:rsid w:val="008608F7"/>
    <w:rsid w:val="008609D4"/>
    <w:rsid w:val="00861398"/>
    <w:rsid w:val="00861698"/>
    <w:rsid w:val="00861721"/>
    <w:rsid w:val="0086185D"/>
    <w:rsid w:val="00861F4F"/>
    <w:rsid w:val="008623B2"/>
    <w:rsid w:val="008625DD"/>
    <w:rsid w:val="008628A2"/>
    <w:rsid w:val="00863574"/>
    <w:rsid w:val="00863617"/>
    <w:rsid w:val="008636C9"/>
    <w:rsid w:val="008641A5"/>
    <w:rsid w:val="0086468A"/>
    <w:rsid w:val="008656E3"/>
    <w:rsid w:val="00865791"/>
    <w:rsid w:val="00865BBB"/>
    <w:rsid w:val="00865C0B"/>
    <w:rsid w:val="00865E1C"/>
    <w:rsid w:val="00867265"/>
    <w:rsid w:val="008673A5"/>
    <w:rsid w:val="00867771"/>
    <w:rsid w:val="008704CE"/>
    <w:rsid w:val="008706A8"/>
    <w:rsid w:val="00870FBC"/>
    <w:rsid w:val="00870FBD"/>
    <w:rsid w:val="0087110F"/>
    <w:rsid w:val="0087126F"/>
    <w:rsid w:val="0087148D"/>
    <w:rsid w:val="0087162C"/>
    <w:rsid w:val="00871AAE"/>
    <w:rsid w:val="00871B04"/>
    <w:rsid w:val="00871D7B"/>
    <w:rsid w:val="00871F16"/>
    <w:rsid w:val="008724E5"/>
    <w:rsid w:val="0087312E"/>
    <w:rsid w:val="008735A2"/>
    <w:rsid w:val="0087374B"/>
    <w:rsid w:val="00873F50"/>
    <w:rsid w:val="008747C4"/>
    <w:rsid w:val="00874EA5"/>
    <w:rsid w:val="00875277"/>
    <w:rsid w:val="008754E6"/>
    <w:rsid w:val="00875582"/>
    <w:rsid w:val="00875DA3"/>
    <w:rsid w:val="008764EB"/>
    <w:rsid w:val="008768EB"/>
    <w:rsid w:val="00876F72"/>
    <w:rsid w:val="00877306"/>
    <w:rsid w:val="008774B9"/>
    <w:rsid w:val="008774C4"/>
    <w:rsid w:val="0088002E"/>
    <w:rsid w:val="00880580"/>
    <w:rsid w:val="00880C0F"/>
    <w:rsid w:val="00880CF2"/>
    <w:rsid w:val="00880FC5"/>
    <w:rsid w:val="0088157B"/>
    <w:rsid w:val="00881AD6"/>
    <w:rsid w:val="00881DF3"/>
    <w:rsid w:val="00881EA4"/>
    <w:rsid w:val="0088218C"/>
    <w:rsid w:val="008821A7"/>
    <w:rsid w:val="008825DA"/>
    <w:rsid w:val="00882ACC"/>
    <w:rsid w:val="00882B20"/>
    <w:rsid w:val="00882BF7"/>
    <w:rsid w:val="00882C4C"/>
    <w:rsid w:val="00882CDD"/>
    <w:rsid w:val="00882D3C"/>
    <w:rsid w:val="00882E45"/>
    <w:rsid w:val="00883930"/>
    <w:rsid w:val="00883B0A"/>
    <w:rsid w:val="00883CE5"/>
    <w:rsid w:val="00884201"/>
    <w:rsid w:val="008844DC"/>
    <w:rsid w:val="00884669"/>
    <w:rsid w:val="008849AF"/>
    <w:rsid w:val="00884D90"/>
    <w:rsid w:val="00884DF1"/>
    <w:rsid w:val="008856B5"/>
    <w:rsid w:val="00885EE0"/>
    <w:rsid w:val="00886034"/>
    <w:rsid w:val="0088667D"/>
    <w:rsid w:val="0088672D"/>
    <w:rsid w:val="0088673C"/>
    <w:rsid w:val="008871C9"/>
    <w:rsid w:val="00887454"/>
    <w:rsid w:val="00887ABF"/>
    <w:rsid w:val="00887B60"/>
    <w:rsid w:val="008901AF"/>
    <w:rsid w:val="00890C2B"/>
    <w:rsid w:val="00890F44"/>
    <w:rsid w:val="008911FA"/>
    <w:rsid w:val="0089134F"/>
    <w:rsid w:val="008913CB"/>
    <w:rsid w:val="00891DA9"/>
    <w:rsid w:val="00891DC8"/>
    <w:rsid w:val="0089286F"/>
    <w:rsid w:val="0089343F"/>
    <w:rsid w:val="008940C8"/>
    <w:rsid w:val="00894198"/>
    <w:rsid w:val="008941C5"/>
    <w:rsid w:val="00894F7E"/>
    <w:rsid w:val="00894FD5"/>
    <w:rsid w:val="008952B6"/>
    <w:rsid w:val="008955F1"/>
    <w:rsid w:val="008956EA"/>
    <w:rsid w:val="00895A32"/>
    <w:rsid w:val="00895ACE"/>
    <w:rsid w:val="00895B15"/>
    <w:rsid w:val="00895D53"/>
    <w:rsid w:val="00895D9A"/>
    <w:rsid w:val="008962C0"/>
    <w:rsid w:val="00896715"/>
    <w:rsid w:val="00897173"/>
    <w:rsid w:val="008973BB"/>
    <w:rsid w:val="00897BB3"/>
    <w:rsid w:val="008A0215"/>
    <w:rsid w:val="008A0425"/>
    <w:rsid w:val="008A0F88"/>
    <w:rsid w:val="008A0FA3"/>
    <w:rsid w:val="008A1A20"/>
    <w:rsid w:val="008A272D"/>
    <w:rsid w:val="008A278E"/>
    <w:rsid w:val="008A2E39"/>
    <w:rsid w:val="008A3011"/>
    <w:rsid w:val="008A344A"/>
    <w:rsid w:val="008A36AB"/>
    <w:rsid w:val="008A38B7"/>
    <w:rsid w:val="008A39BD"/>
    <w:rsid w:val="008A3AB6"/>
    <w:rsid w:val="008A3C4E"/>
    <w:rsid w:val="008A543F"/>
    <w:rsid w:val="008A6B4D"/>
    <w:rsid w:val="008A7133"/>
    <w:rsid w:val="008A731D"/>
    <w:rsid w:val="008A7CDA"/>
    <w:rsid w:val="008A7F7B"/>
    <w:rsid w:val="008A7FD9"/>
    <w:rsid w:val="008B0276"/>
    <w:rsid w:val="008B0577"/>
    <w:rsid w:val="008B0783"/>
    <w:rsid w:val="008B08B1"/>
    <w:rsid w:val="008B0949"/>
    <w:rsid w:val="008B0F60"/>
    <w:rsid w:val="008B15A8"/>
    <w:rsid w:val="008B1CAB"/>
    <w:rsid w:val="008B203A"/>
    <w:rsid w:val="008B2329"/>
    <w:rsid w:val="008B2F13"/>
    <w:rsid w:val="008B3043"/>
    <w:rsid w:val="008B3093"/>
    <w:rsid w:val="008B3369"/>
    <w:rsid w:val="008B34AE"/>
    <w:rsid w:val="008B418D"/>
    <w:rsid w:val="008B441B"/>
    <w:rsid w:val="008B4D94"/>
    <w:rsid w:val="008B5120"/>
    <w:rsid w:val="008B536C"/>
    <w:rsid w:val="008B54E6"/>
    <w:rsid w:val="008B5769"/>
    <w:rsid w:val="008B591A"/>
    <w:rsid w:val="008B6014"/>
    <w:rsid w:val="008B664A"/>
    <w:rsid w:val="008B6B2A"/>
    <w:rsid w:val="008B6BD0"/>
    <w:rsid w:val="008B6C86"/>
    <w:rsid w:val="008B713F"/>
    <w:rsid w:val="008B7A35"/>
    <w:rsid w:val="008B7FD9"/>
    <w:rsid w:val="008C020A"/>
    <w:rsid w:val="008C0329"/>
    <w:rsid w:val="008C03B8"/>
    <w:rsid w:val="008C1318"/>
    <w:rsid w:val="008C1465"/>
    <w:rsid w:val="008C25E7"/>
    <w:rsid w:val="008C27D7"/>
    <w:rsid w:val="008C286F"/>
    <w:rsid w:val="008C2B3E"/>
    <w:rsid w:val="008C2DFD"/>
    <w:rsid w:val="008C3235"/>
    <w:rsid w:val="008C3271"/>
    <w:rsid w:val="008C3485"/>
    <w:rsid w:val="008C3960"/>
    <w:rsid w:val="008C40FD"/>
    <w:rsid w:val="008C4129"/>
    <w:rsid w:val="008C427E"/>
    <w:rsid w:val="008C46F7"/>
    <w:rsid w:val="008C4CF1"/>
    <w:rsid w:val="008C4D2F"/>
    <w:rsid w:val="008C5848"/>
    <w:rsid w:val="008C5DC2"/>
    <w:rsid w:val="008C5EB0"/>
    <w:rsid w:val="008C6078"/>
    <w:rsid w:val="008C69A6"/>
    <w:rsid w:val="008C79F6"/>
    <w:rsid w:val="008C7FCB"/>
    <w:rsid w:val="008D02B6"/>
    <w:rsid w:val="008D0444"/>
    <w:rsid w:val="008D0F7B"/>
    <w:rsid w:val="008D0F7C"/>
    <w:rsid w:val="008D109A"/>
    <w:rsid w:val="008D1EF2"/>
    <w:rsid w:val="008D2C72"/>
    <w:rsid w:val="008D37F1"/>
    <w:rsid w:val="008D3854"/>
    <w:rsid w:val="008D49AD"/>
    <w:rsid w:val="008D5578"/>
    <w:rsid w:val="008D55A3"/>
    <w:rsid w:val="008D5975"/>
    <w:rsid w:val="008D6461"/>
    <w:rsid w:val="008D66C8"/>
    <w:rsid w:val="008D703D"/>
    <w:rsid w:val="008D734D"/>
    <w:rsid w:val="008E0171"/>
    <w:rsid w:val="008E06B0"/>
    <w:rsid w:val="008E07E4"/>
    <w:rsid w:val="008E0DA5"/>
    <w:rsid w:val="008E151F"/>
    <w:rsid w:val="008E2B70"/>
    <w:rsid w:val="008E2F08"/>
    <w:rsid w:val="008E3983"/>
    <w:rsid w:val="008E4E9F"/>
    <w:rsid w:val="008E549C"/>
    <w:rsid w:val="008E59AB"/>
    <w:rsid w:val="008E5E0D"/>
    <w:rsid w:val="008E5E15"/>
    <w:rsid w:val="008E6494"/>
    <w:rsid w:val="008E6ACB"/>
    <w:rsid w:val="008E6C19"/>
    <w:rsid w:val="008E7655"/>
    <w:rsid w:val="008E7EA8"/>
    <w:rsid w:val="008F0078"/>
    <w:rsid w:val="008F02AB"/>
    <w:rsid w:val="008F0454"/>
    <w:rsid w:val="008F096F"/>
    <w:rsid w:val="008F0BDE"/>
    <w:rsid w:val="008F0D0F"/>
    <w:rsid w:val="008F11DB"/>
    <w:rsid w:val="008F120F"/>
    <w:rsid w:val="008F17EC"/>
    <w:rsid w:val="008F20C2"/>
    <w:rsid w:val="008F22A4"/>
    <w:rsid w:val="008F2532"/>
    <w:rsid w:val="008F332F"/>
    <w:rsid w:val="008F3537"/>
    <w:rsid w:val="008F3C28"/>
    <w:rsid w:val="008F3F33"/>
    <w:rsid w:val="008F4145"/>
    <w:rsid w:val="008F4DC1"/>
    <w:rsid w:val="008F4FA0"/>
    <w:rsid w:val="008F5029"/>
    <w:rsid w:val="008F5571"/>
    <w:rsid w:val="008F668E"/>
    <w:rsid w:val="008F74A4"/>
    <w:rsid w:val="008F76F0"/>
    <w:rsid w:val="0090024E"/>
    <w:rsid w:val="009007BB"/>
    <w:rsid w:val="0090095C"/>
    <w:rsid w:val="00900A41"/>
    <w:rsid w:val="0090146B"/>
    <w:rsid w:val="00901C14"/>
    <w:rsid w:val="00902880"/>
    <w:rsid w:val="00902A12"/>
    <w:rsid w:val="00902BB2"/>
    <w:rsid w:val="00903054"/>
    <w:rsid w:val="00903727"/>
    <w:rsid w:val="00903858"/>
    <w:rsid w:val="009053D5"/>
    <w:rsid w:val="009054D9"/>
    <w:rsid w:val="00905774"/>
    <w:rsid w:val="00905DEC"/>
    <w:rsid w:val="0090665B"/>
    <w:rsid w:val="009068E9"/>
    <w:rsid w:val="00906B6F"/>
    <w:rsid w:val="00907743"/>
    <w:rsid w:val="00910254"/>
    <w:rsid w:val="0091157B"/>
    <w:rsid w:val="00911ACE"/>
    <w:rsid w:val="009127A6"/>
    <w:rsid w:val="009127B3"/>
    <w:rsid w:val="00912878"/>
    <w:rsid w:val="00912BA5"/>
    <w:rsid w:val="009137A9"/>
    <w:rsid w:val="00913810"/>
    <w:rsid w:val="00913D58"/>
    <w:rsid w:val="00914384"/>
    <w:rsid w:val="00914939"/>
    <w:rsid w:val="00914D75"/>
    <w:rsid w:val="00914E78"/>
    <w:rsid w:val="00914F91"/>
    <w:rsid w:val="00915018"/>
    <w:rsid w:val="00915634"/>
    <w:rsid w:val="00915642"/>
    <w:rsid w:val="009156BE"/>
    <w:rsid w:val="00915DDF"/>
    <w:rsid w:val="00915DE5"/>
    <w:rsid w:val="009160C7"/>
    <w:rsid w:val="00916459"/>
    <w:rsid w:val="009165F5"/>
    <w:rsid w:val="0091680F"/>
    <w:rsid w:val="009168A0"/>
    <w:rsid w:val="00916A24"/>
    <w:rsid w:val="00917461"/>
    <w:rsid w:val="009178BB"/>
    <w:rsid w:val="00917EDB"/>
    <w:rsid w:val="009207BA"/>
    <w:rsid w:val="00920A20"/>
    <w:rsid w:val="00920D4B"/>
    <w:rsid w:val="00922446"/>
    <w:rsid w:val="00923A9A"/>
    <w:rsid w:val="009240C4"/>
    <w:rsid w:val="00924477"/>
    <w:rsid w:val="009245B1"/>
    <w:rsid w:val="00924C6D"/>
    <w:rsid w:val="00924F16"/>
    <w:rsid w:val="0092504F"/>
    <w:rsid w:val="0092516E"/>
    <w:rsid w:val="00925784"/>
    <w:rsid w:val="00925AE2"/>
    <w:rsid w:val="00926375"/>
    <w:rsid w:val="00926707"/>
    <w:rsid w:val="00926B2E"/>
    <w:rsid w:val="00926E38"/>
    <w:rsid w:val="00927256"/>
    <w:rsid w:val="009276BE"/>
    <w:rsid w:val="00930853"/>
    <w:rsid w:val="0093090A"/>
    <w:rsid w:val="00930B30"/>
    <w:rsid w:val="00930C73"/>
    <w:rsid w:val="00930EFC"/>
    <w:rsid w:val="0093130B"/>
    <w:rsid w:val="00931AE2"/>
    <w:rsid w:val="00931E94"/>
    <w:rsid w:val="009321B7"/>
    <w:rsid w:val="00932387"/>
    <w:rsid w:val="00932846"/>
    <w:rsid w:val="009331F6"/>
    <w:rsid w:val="00933C70"/>
    <w:rsid w:val="00933EDC"/>
    <w:rsid w:val="00933F27"/>
    <w:rsid w:val="00933F36"/>
    <w:rsid w:val="00933F86"/>
    <w:rsid w:val="00933F99"/>
    <w:rsid w:val="009346E8"/>
    <w:rsid w:val="00935326"/>
    <w:rsid w:val="00936437"/>
    <w:rsid w:val="00936974"/>
    <w:rsid w:val="00937256"/>
    <w:rsid w:val="00937E20"/>
    <w:rsid w:val="00937F98"/>
    <w:rsid w:val="0094010D"/>
    <w:rsid w:val="0094011F"/>
    <w:rsid w:val="0094031C"/>
    <w:rsid w:val="009406CD"/>
    <w:rsid w:val="00941068"/>
    <w:rsid w:val="009414AB"/>
    <w:rsid w:val="009416F3"/>
    <w:rsid w:val="00941EB6"/>
    <w:rsid w:val="00942040"/>
    <w:rsid w:val="00942042"/>
    <w:rsid w:val="00942334"/>
    <w:rsid w:val="00942795"/>
    <w:rsid w:val="00942821"/>
    <w:rsid w:val="00942A17"/>
    <w:rsid w:val="00942BA6"/>
    <w:rsid w:val="00942FCE"/>
    <w:rsid w:val="00943439"/>
    <w:rsid w:val="0094393E"/>
    <w:rsid w:val="00943F81"/>
    <w:rsid w:val="009440C3"/>
    <w:rsid w:val="009449F5"/>
    <w:rsid w:val="009456F9"/>
    <w:rsid w:val="0094593E"/>
    <w:rsid w:val="00945D19"/>
    <w:rsid w:val="0094636B"/>
    <w:rsid w:val="009463AA"/>
    <w:rsid w:val="00946961"/>
    <w:rsid w:val="009469A2"/>
    <w:rsid w:val="00946CE5"/>
    <w:rsid w:val="00947A83"/>
    <w:rsid w:val="00947DB4"/>
    <w:rsid w:val="00947F60"/>
    <w:rsid w:val="00950021"/>
    <w:rsid w:val="0095015A"/>
    <w:rsid w:val="0095069A"/>
    <w:rsid w:val="00950AB5"/>
    <w:rsid w:val="009510E9"/>
    <w:rsid w:val="00951912"/>
    <w:rsid w:val="00951ADC"/>
    <w:rsid w:val="0095203C"/>
    <w:rsid w:val="00953048"/>
    <w:rsid w:val="009531D9"/>
    <w:rsid w:val="00953777"/>
    <w:rsid w:val="0095388A"/>
    <w:rsid w:val="00953957"/>
    <w:rsid w:val="00953BC5"/>
    <w:rsid w:val="00953D4B"/>
    <w:rsid w:val="00953F5F"/>
    <w:rsid w:val="009540AB"/>
    <w:rsid w:val="009547EB"/>
    <w:rsid w:val="00954C7D"/>
    <w:rsid w:val="00954CE3"/>
    <w:rsid w:val="00954F10"/>
    <w:rsid w:val="0095517F"/>
    <w:rsid w:val="009558DD"/>
    <w:rsid w:val="00955F4E"/>
    <w:rsid w:val="009560F2"/>
    <w:rsid w:val="00956CA4"/>
    <w:rsid w:val="009576B1"/>
    <w:rsid w:val="00960122"/>
    <w:rsid w:val="00960ACB"/>
    <w:rsid w:val="00960D56"/>
    <w:rsid w:val="00961004"/>
    <w:rsid w:val="009610C1"/>
    <w:rsid w:val="0096213F"/>
    <w:rsid w:val="00963B49"/>
    <w:rsid w:val="00963CE5"/>
    <w:rsid w:val="0096479C"/>
    <w:rsid w:val="0096480F"/>
    <w:rsid w:val="0096493E"/>
    <w:rsid w:val="00964A9A"/>
    <w:rsid w:val="00964B99"/>
    <w:rsid w:val="00964E54"/>
    <w:rsid w:val="00965481"/>
    <w:rsid w:val="00966149"/>
    <w:rsid w:val="0096624D"/>
    <w:rsid w:val="0096649C"/>
    <w:rsid w:val="00966B63"/>
    <w:rsid w:val="00966BA3"/>
    <w:rsid w:val="00967141"/>
    <w:rsid w:val="009701C0"/>
    <w:rsid w:val="009701C7"/>
    <w:rsid w:val="00970631"/>
    <w:rsid w:val="0097076E"/>
    <w:rsid w:val="0097110B"/>
    <w:rsid w:val="00971974"/>
    <w:rsid w:val="0097200B"/>
    <w:rsid w:val="0097205C"/>
    <w:rsid w:val="00972833"/>
    <w:rsid w:val="00972BB2"/>
    <w:rsid w:val="00973352"/>
    <w:rsid w:val="00974262"/>
    <w:rsid w:val="00974BB0"/>
    <w:rsid w:val="00975AEF"/>
    <w:rsid w:val="00976A95"/>
    <w:rsid w:val="009774A0"/>
    <w:rsid w:val="009774BF"/>
    <w:rsid w:val="009809A1"/>
    <w:rsid w:val="00980A50"/>
    <w:rsid w:val="00980B88"/>
    <w:rsid w:val="00980BC2"/>
    <w:rsid w:val="00980DD9"/>
    <w:rsid w:val="00981054"/>
    <w:rsid w:val="00981546"/>
    <w:rsid w:val="00981E8C"/>
    <w:rsid w:val="00982012"/>
    <w:rsid w:val="00982345"/>
    <w:rsid w:val="009824D9"/>
    <w:rsid w:val="0098340F"/>
    <w:rsid w:val="0098352F"/>
    <w:rsid w:val="00983A6E"/>
    <w:rsid w:val="00983A6F"/>
    <w:rsid w:val="00983B2D"/>
    <w:rsid w:val="00983D16"/>
    <w:rsid w:val="00983DEF"/>
    <w:rsid w:val="00984515"/>
    <w:rsid w:val="00984539"/>
    <w:rsid w:val="0098462E"/>
    <w:rsid w:val="00984D87"/>
    <w:rsid w:val="00984DE3"/>
    <w:rsid w:val="00985758"/>
    <w:rsid w:val="00985850"/>
    <w:rsid w:val="00985B2E"/>
    <w:rsid w:val="009865A9"/>
    <w:rsid w:val="009868BE"/>
    <w:rsid w:val="0098696A"/>
    <w:rsid w:val="00986C57"/>
    <w:rsid w:val="00987BFA"/>
    <w:rsid w:val="00990ECA"/>
    <w:rsid w:val="00991030"/>
    <w:rsid w:val="009910B9"/>
    <w:rsid w:val="00991790"/>
    <w:rsid w:val="0099180C"/>
    <w:rsid w:val="00991B97"/>
    <w:rsid w:val="00991C2C"/>
    <w:rsid w:val="00991C59"/>
    <w:rsid w:val="00992631"/>
    <w:rsid w:val="0099270A"/>
    <w:rsid w:val="009928F6"/>
    <w:rsid w:val="00992995"/>
    <w:rsid w:val="0099343B"/>
    <w:rsid w:val="009935AE"/>
    <w:rsid w:val="009947A5"/>
    <w:rsid w:val="00995205"/>
    <w:rsid w:val="0099567F"/>
    <w:rsid w:val="0099569C"/>
    <w:rsid w:val="00995821"/>
    <w:rsid w:val="00995B58"/>
    <w:rsid w:val="009961AC"/>
    <w:rsid w:val="009966A2"/>
    <w:rsid w:val="009967A7"/>
    <w:rsid w:val="00997026"/>
    <w:rsid w:val="009975D5"/>
    <w:rsid w:val="009976D9"/>
    <w:rsid w:val="0099775D"/>
    <w:rsid w:val="0099789F"/>
    <w:rsid w:val="00997940"/>
    <w:rsid w:val="009A0990"/>
    <w:rsid w:val="009A0B7B"/>
    <w:rsid w:val="009A0FB6"/>
    <w:rsid w:val="009A1016"/>
    <w:rsid w:val="009A1480"/>
    <w:rsid w:val="009A1BD7"/>
    <w:rsid w:val="009A1CD3"/>
    <w:rsid w:val="009A1D6D"/>
    <w:rsid w:val="009A27B6"/>
    <w:rsid w:val="009A2961"/>
    <w:rsid w:val="009A29CC"/>
    <w:rsid w:val="009A2C54"/>
    <w:rsid w:val="009A2EAE"/>
    <w:rsid w:val="009A3CE8"/>
    <w:rsid w:val="009A447C"/>
    <w:rsid w:val="009A6A01"/>
    <w:rsid w:val="009A7D90"/>
    <w:rsid w:val="009B07DA"/>
    <w:rsid w:val="009B09B7"/>
    <w:rsid w:val="009B0AEC"/>
    <w:rsid w:val="009B0B26"/>
    <w:rsid w:val="009B0D04"/>
    <w:rsid w:val="009B0F3B"/>
    <w:rsid w:val="009B24D0"/>
    <w:rsid w:val="009B2665"/>
    <w:rsid w:val="009B2FEB"/>
    <w:rsid w:val="009B3048"/>
    <w:rsid w:val="009B3180"/>
    <w:rsid w:val="009B35CE"/>
    <w:rsid w:val="009B5272"/>
    <w:rsid w:val="009B53E6"/>
    <w:rsid w:val="009B5587"/>
    <w:rsid w:val="009B5FCB"/>
    <w:rsid w:val="009B6305"/>
    <w:rsid w:val="009B63F3"/>
    <w:rsid w:val="009B7148"/>
    <w:rsid w:val="009B72F1"/>
    <w:rsid w:val="009B7860"/>
    <w:rsid w:val="009B7A00"/>
    <w:rsid w:val="009B7D53"/>
    <w:rsid w:val="009C0505"/>
    <w:rsid w:val="009C0660"/>
    <w:rsid w:val="009C0928"/>
    <w:rsid w:val="009C0A50"/>
    <w:rsid w:val="009C0AC2"/>
    <w:rsid w:val="009C0C9E"/>
    <w:rsid w:val="009C10F0"/>
    <w:rsid w:val="009C1242"/>
    <w:rsid w:val="009C16A0"/>
    <w:rsid w:val="009C1AE2"/>
    <w:rsid w:val="009C1B83"/>
    <w:rsid w:val="009C22F5"/>
    <w:rsid w:val="009C27E6"/>
    <w:rsid w:val="009C297A"/>
    <w:rsid w:val="009C2D84"/>
    <w:rsid w:val="009C30D7"/>
    <w:rsid w:val="009C3232"/>
    <w:rsid w:val="009C33BF"/>
    <w:rsid w:val="009C3989"/>
    <w:rsid w:val="009C3EFE"/>
    <w:rsid w:val="009C4A03"/>
    <w:rsid w:val="009C4D7C"/>
    <w:rsid w:val="009C4E72"/>
    <w:rsid w:val="009C58C5"/>
    <w:rsid w:val="009C6358"/>
    <w:rsid w:val="009C7715"/>
    <w:rsid w:val="009C7BFD"/>
    <w:rsid w:val="009C7CBC"/>
    <w:rsid w:val="009C7E4F"/>
    <w:rsid w:val="009C7FCE"/>
    <w:rsid w:val="009D0BAC"/>
    <w:rsid w:val="009D0D14"/>
    <w:rsid w:val="009D0D7C"/>
    <w:rsid w:val="009D136D"/>
    <w:rsid w:val="009D1379"/>
    <w:rsid w:val="009D13DD"/>
    <w:rsid w:val="009D16A6"/>
    <w:rsid w:val="009D198A"/>
    <w:rsid w:val="009D1E72"/>
    <w:rsid w:val="009D1FE5"/>
    <w:rsid w:val="009D209B"/>
    <w:rsid w:val="009D28A9"/>
    <w:rsid w:val="009D2C42"/>
    <w:rsid w:val="009D2CD3"/>
    <w:rsid w:val="009D3B49"/>
    <w:rsid w:val="009D3FCE"/>
    <w:rsid w:val="009D42FA"/>
    <w:rsid w:val="009D4F41"/>
    <w:rsid w:val="009D5D2D"/>
    <w:rsid w:val="009D661D"/>
    <w:rsid w:val="009D685E"/>
    <w:rsid w:val="009D6AEA"/>
    <w:rsid w:val="009D70F7"/>
    <w:rsid w:val="009D728D"/>
    <w:rsid w:val="009D7A89"/>
    <w:rsid w:val="009E0BF2"/>
    <w:rsid w:val="009E1D01"/>
    <w:rsid w:val="009E277F"/>
    <w:rsid w:val="009E2A48"/>
    <w:rsid w:val="009E303E"/>
    <w:rsid w:val="009E3185"/>
    <w:rsid w:val="009E3503"/>
    <w:rsid w:val="009E3796"/>
    <w:rsid w:val="009E3DF9"/>
    <w:rsid w:val="009E43FA"/>
    <w:rsid w:val="009E4652"/>
    <w:rsid w:val="009E465C"/>
    <w:rsid w:val="009E4708"/>
    <w:rsid w:val="009E48F0"/>
    <w:rsid w:val="009E499E"/>
    <w:rsid w:val="009E4AF9"/>
    <w:rsid w:val="009E4B02"/>
    <w:rsid w:val="009E4D87"/>
    <w:rsid w:val="009E557F"/>
    <w:rsid w:val="009E579B"/>
    <w:rsid w:val="009E57EB"/>
    <w:rsid w:val="009E5BF3"/>
    <w:rsid w:val="009E5E63"/>
    <w:rsid w:val="009E6082"/>
    <w:rsid w:val="009E6422"/>
    <w:rsid w:val="009E79FB"/>
    <w:rsid w:val="009E7D66"/>
    <w:rsid w:val="009E7DD9"/>
    <w:rsid w:val="009F01F5"/>
    <w:rsid w:val="009F04E7"/>
    <w:rsid w:val="009F079C"/>
    <w:rsid w:val="009F0A1E"/>
    <w:rsid w:val="009F1537"/>
    <w:rsid w:val="009F1A4A"/>
    <w:rsid w:val="009F1A6B"/>
    <w:rsid w:val="009F1D17"/>
    <w:rsid w:val="009F28DF"/>
    <w:rsid w:val="009F3158"/>
    <w:rsid w:val="009F463E"/>
    <w:rsid w:val="009F54CA"/>
    <w:rsid w:val="009F5A7D"/>
    <w:rsid w:val="009F5B9A"/>
    <w:rsid w:val="009F6251"/>
    <w:rsid w:val="009F6470"/>
    <w:rsid w:val="009F65AC"/>
    <w:rsid w:val="009F6E0C"/>
    <w:rsid w:val="009F7197"/>
    <w:rsid w:val="009F71E2"/>
    <w:rsid w:val="009F740D"/>
    <w:rsid w:val="009F7983"/>
    <w:rsid w:val="00A0016D"/>
    <w:rsid w:val="00A00180"/>
    <w:rsid w:val="00A01B5A"/>
    <w:rsid w:val="00A02185"/>
    <w:rsid w:val="00A022E7"/>
    <w:rsid w:val="00A02F25"/>
    <w:rsid w:val="00A033DE"/>
    <w:rsid w:val="00A04BF6"/>
    <w:rsid w:val="00A0557E"/>
    <w:rsid w:val="00A05737"/>
    <w:rsid w:val="00A06060"/>
    <w:rsid w:val="00A0627B"/>
    <w:rsid w:val="00A068A6"/>
    <w:rsid w:val="00A06CB9"/>
    <w:rsid w:val="00A07164"/>
    <w:rsid w:val="00A07E5A"/>
    <w:rsid w:val="00A07EF2"/>
    <w:rsid w:val="00A100FB"/>
    <w:rsid w:val="00A10EDE"/>
    <w:rsid w:val="00A110E1"/>
    <w:rsid w:val="00A1166A"/>
    <w:rsid w:val="00A116B8"/>
    <w:rsid w:val="00A11D35"/>
    <w:rsid w:val="00A11D95"/>
    <w:rsid w:val="00A11EA9"/>
    <w:rsid w:val="00A11F3A"/>
    <w:rsid w:val="00A11FB2"/>
    <w:rsid w:val="00A12D5C"/>
    <w:rsid w:val="00A13620"/>
    <w:rsid w:val="00A1416F"/>
    <w:rsid w:val="00A145CB"/>
    <w:rsid w:val="00A1553C"/>
    <w:rsid w:val="00A15C74"/>
    <w:rsid w:val="00A16371"/>
    <w:rsid w:val="00A16C71"/>
    <w:rsid w:val="00A16F6E"/>
    <w:rsid w:val="00A1779E"/>
    <w:rsid w:val="00A20041"/>
    <w:rsid w:val="00A20F44"/>
    <w:rsid w:val="00A21DAB"/>
    <w:rsid w:val="00A21DFD"/>
    <w:rsid w:val="00A21E16"/>
    <w:rsid w:val="00A222A8"/>
    <w:rsid w:val="00A22363"/>
    <w:rsid w:val="00A22633"/>
    <w:rsid w:val="00A228BE"/>
    <w:rsid w:val="00A230F9"/>
    <w:rsid w:val="00A233D8"/>
    <w:rsid w:val="00A23805"/>
    <w:rsid w:val="00A2381E"/>
    <w:rsid w:val="00A23D96"/>
    <w:rsid w:val="00A2494F"/>
    <w:rsid w:val="00A24B1B"/>
    <w:rsid w:val="00A24B31"/>
    <w:rsid w:val="00A25374"/>
    <w:rsid w:val="00A25853"/>
    <w:rsid w:val="00A26595"/>
    <w:rsid w:val="00A266F8"/>
    <w:rsid w:val="00A27061"/>
    <w:rsid w:val="00A270B6"/>
    <w:rsid w:val="00A27467"/>
    <w:rsid w:val="00A27A74"/>
    <w:rsid w:val="00A30595"/>
    <w:rsid w:val="00A305E7"/>
    <w:rsid w:val="00A30634"/>
    <w:rsid w:val="00A3111F"/>
    <w:rsid w:val="00A311D7"/>
    <w:rsid w:val="00A313D2"/>
    <w:rsid w:val="00A3159C"/>
    <w:rsid w:val="00A31699"/>
    <w:rsid w:val="00A31755"/>
    <w:rsid w:val="00A318C7"/>
    <w:rsid w:val="00A3242C"/>
    <w:rsid w:val="00A32567"/>
    <w:rsid w:val="00A326AC"/>
    <w:rsid w:val="00A32B2A"/>
    <w:rsid w:val="00A32E6B"/>
    <w:rsid w:val="00A3300C"/>
    <w:rsid w:val="00A33371"/>
    <w:rsid w:val="00A33E1E"/>
    <w:rsid w:val="00A342B1"/>
    <w:rsid w:val="00A344AE"/>
    <w:rsid w:val="00A348AC"/>
    <w:rsid w:val="00A34F0C"/>
    <w:rsid w:val="00A3586A"/>
    <w:rsid w:val="00A35903"/>
    <w:rsid w:val="00A35D85"/>
    <w:rsid w:val="00A364D4"/>
    <w:rsid w:val="00A368FB"/>
    <w:rsid w:val="00A36938"/>
    <w:rsid w:val="00A369BD"/>
    <w:rsid w:val="00A36EB7"/>
    <w:rsid w:val="00A36FBF"/>
    <w:rsid w:val="00A378FB"/>
    <w:rsid w:val="00A37F2D"/>
    <w:rsid w:val="00A40135"/>
    <w:rsid w:val="00A40283"/>
    <w:rsid w:val="00A40452"/>
    <w:rsid w:val="00A4048D"/>
    <w:rsid w:val="00A4061C"/>
    <w:rsid w:val="00A4070E"/>
    <w:rsid w:val="00A40974"/>
    <w:rsid w:val="00A40B88"/>
    <w:rsid w:val="00A40F0A"/>
    <w:rsid w:val="00A40F62"/>
    <w:rsid w:val="00A412DE"/>
    <w:rsid w:val="00A4150C"/>
    <w:rsid w:val="00A41831"/>
    <w:rsid w:val="00A418C1"/>
    <w:rsid w:val="00A41AEA"/>
    <w:rsid w:val="00A41E86"/>
    <w:rsid w:val="00A42056"/>
    <w:rsid w:val="00A42165"/>
    <w:rsid w:val="00A423F1"/>
    <w:rsid w:val="00A42A01"/>
    <w:rsid w:val="00A42EC3"/>
    <w:rsid w:val="00A43055"/>
    <w:rsid w:val="00A43AEE"/>
    <w:rsid w:val="00A43B6F"/>
    <w:rsid w:val="00A44950"/>
    <w:rsid w:val="00A449EC"/>
    <w:rsid w:val="00A44E21"/>
    <w:rsid w:val="00A44E43"/>
    <w:rsid w:val="00A45267"/>
    <w:rsid w:val="00A458ED"/>
    <w:rsid w:val="00A4617C"/>
    <w:rsid w:val="00A46394"/>
    <w:rsid w:val="00A47184"/>
    <w:rsid w:val="00A47466"/>
    <w:rsid w:val="00A475CB"/>
    <w:rsid w:val="00A47731"/>
    <w:rsid w:val="00A47C6A"/>
    <w:rsid w:val="00A506EF"/>
    <w:rsid w:val="00A5135D"/>
    <w:rsid w:val="00A514F7"/>
    <w:rsid w:val="00A517EC"/>
    <w:rsid w:val="00A5214F"/>
    <w:rsid w:val="00A52919"/>
    <w:rsid w:val="00A5294A"/>
    <w:rsid w:val="00A52AD0"/>
    <w:rsid w:val="00A52C03"/>
    <w:rsid w:val="00A52F52"/>
    <w:rsid w:val="00A5396D"/>
    <w:rsid w:val="00A53C9D"/>
    <w:rsid w:val="00A53D84"/>
    <w:rsid w:val="00A53E92"/>
    <w:rsid w:val="00A542E5"/>
    <w:rsid w:val="00A54AB6"/>
    <w:rsid w:val="00A54D47"/>
    <w:rsid w:val="00A550A6"/>
    <w:rsid w:val="00A55614"/>
    <w:rsid w:val="00A55BD7"/>
    <w:rsid w:val="00A568C2"/>
    <w:rsid w:val="00A570FC"/>
    <w:rsid w:val="00A5725E"/>
    <w:rsid w:val="00A5783F"/>
    <w:rsid w:val="00A57CD9"/>
    <w:rsid w:val="00A60D61"/>
    <w:rsid w:val="00A60E5A"/>
    <w:rsid w:val="00A60F3D"/>
    <w:rsid w:val="00A60FD3"/>
    <w:rsid w:val="00A60FE7"/>
    <w:rsid w:val="00A6134C"/>
    <w:rsid w:val="00A61754"/>
    <w:rsid w:val="00A617F1"/>
    <w:rsid w:val="00A61AC7"/>
    <w:rsid w:val="00A6254E"/>
    <w:rsid w:val="00A62858"/>
    <w:rsid w:val="00A62EAD"/>
    <w:rsid w:val="00A63331"/>
    <w:rsid w:val="00A6389B"/>
    <w:rsid w:val="00A64687"/>
    <w:rsid w:val="00A64B2F"/>
    <w:rsid w:val="00A64FC2"/>
    <w:rsid w:val="00A65317"/>
    <w:rsid w:val="00A65570"/>
    <w:rsid w:val="00A659EF"/>
    <w:rsid w:val="00A65DFE"/>
    <w:rsid w:val="00A66657"/>
    <w:rsid w:val="00A674AF"/>
    <w:rsid w:val="00A67AB4"/>
    <w:rsid w:val="00A67EE9"/>
    <w:rsid w:val="00A700CA"/>
    <w:rsid w:val="00A7012B"/>
    <w:rsid w:val="00A703FE"/>
    <w:rsid w:val="00A70466"/>
    <w:rsid w:val="00A7169C"/>
    <w:rsid w:val="00A726C0"/>
    <w:rsid w:val="00A72FBC"/>
    <w:rsid w:val="00A73C76"/>
    <w:rsid w:val="00A73CCD"/>
    <w:rsid w:val="00A74255"/>
    <w:rsid w:val="00A74385"/>
    <w:rsid w:val="00A743FD"/>
    <w:rsid w:val="00A75475"/>
    <w:rsid w:val="00A75AA2"/>
    <w:rsid w:val="00A75ABF"/>
    <w:rsid w:val="00A75D95"/>
    <w:rsid w:val="00A76C55"/>
    <w:rsid w:val="00A77023"/>
    <w:rsid w:val="00A7779E"/>
    <w:rsid w:val="00A77CB2"/>
    <w:rsid w:val="00A77F9E"/>
    <w:rsid w:val="00A800B2"/>
    <w:rsid w:val="00A80113"/>
    <w:rsid w:val="00A80BBE"/>
    <w:rsid w:val="00A81330"/>
    <w:rsid w:val="00A81498"/>
    <w:rsid w:val="00A8156E"/>
    <w:rsid w:val="00A815BD"/>
    <w:rsid w:val="00A8191D"/>
    <w:rsid w:val="00A82527"/>
    <w:rsid w:val="00A8264C"/>
    <w:rsid w:val="00A82767"/>
    <w:rsid w:val="00A82A89"/>
    <w:rsid w:val="00A83833"/>
    <w:rsid w:val="00A83AAD"/>
    <w:rsid w:val="00A84093"/>
    <w:rsid w:val="00A843EF"/>
    <w:rsid w:val="00A847AD"/>
    <w:rsid w:val="00A84857"/>
    <w:rsid w:val="00A84A46"/>
    <w:rsid w:val="00A84AAF"/>
    <w:rsid w:val="00A85254"/>
    <w:rsid w:val="00A85458"/>
    <w:rsid w:val="00A85482"/>
    <w:rsid w:val="00A8573B"/>
    <w:rsid w:val="00A858EF"/>
    <w:rsid w:val="00A859D2"/>
    <w:rsid w:val="00A85A72"/>
    <w:rsid w:val="00A85E24"/>
    <w:rsid w:val="00A864E9"/>
    <w:rsid w:val="00A86B20"/>
    <w:rsid w:val="00A86C0F"/>
    <w:rsid w:val="00A86FAD"/>
    <w:rsid w:val="00A87686"/>
    <w:rsid w:val="00A904B6"/>
    <w:rsid w:val="00A90E45"/>
    <w:rsid w:val="00A91072"/>
    <w:rsid w:val="00A911B8"/>
    <w:rsid w:val="00A918AD"/>
    <w:rsid w:val="00A91959"/>
    <w:rsid w:val="00A91FE3"/>
    <w:rsid w:val="00A92B06"/>
    <w:rsid w:val="00A92ED9"/>
    <w:rsid w:val="00A92F2E"/>
    <w:rsid w:val="00A93B04"/>
    <w:rsid w:val="00A93BA8"/>
    <w:rsid w:val="00A93E41"/>
    <w:rsid w:val="00A941F7"/>
    <w:rsid w:val="00A9445F"/>
    <w:rsid w:val="00A94695"/>
    <w:rsid w:val="00A94A93"/>
    <w:rsid w:val="00A94B20"/>
    <w:rsid w:val="00A94E9D"/>
    <w:rsid w:val="00A9516B"/>
    <w:rsid w:val="00A952A8"/>
    <w:rsid w:val="00A954D5"/>
    <w:rsid w:val="00A955E2"/>
    <w:rsid w:val="00A95B0F"/>
    <w:rsid w:val="00A95E09"/>
    <w:rsid w:val="00A9609E"/>
    <w:rsid w:val="00A966D5"/>
    <w:rsid w:val="00A96A91"/>
    <w:rsid w:val="00A972FE"/>
    <w:rsid w:val="00A97786"/>
    <w:rsid w:val="00A9785B"/>
    <w:rsid w:val="00A97A97"/>
    <w:rsid w:val="00A97C8C"/>
    <w:rsid w:val="00AA00B3"/>
    <w:rsid w:val="00AA016A"/>
    <w:rsid w:val="00AA0653"/>
    <w:rsid w:val="00AA06BD"/>
    <w:rsid w:val="00AA06CA"/>
    <w:rsid w:val="00AA083A"/>
    <w:rsid w:val="00AA12E6"/>
    <w:rsid w:val="00AA19C1"/>
    <w:rsid w:val="00AA239A"/>
    <w:rsid w:val="00AA2789"/>
    <w:rsid w:val="00AA2F3E"/>
    <w:rsid w:val="00AA39E6"/>
    <w:rsid w:val="00AA3FB1"/>
    <w:rsid w:val="00AA3FE9"/>
    <w:rsid w:val="00AA4743"/>
    <w:rsid w:val="00AA4BB2"/>
    <w:rsid w:val="00AA506D"/>
    <w:rsid w:val="00AA51A4"/>
    <w:rsid w:val="00AA5208"/>
    <w:rsid w:val="00AA56A5"/>
    <w:rsid w:val="00AA59C2"/>
    <w:rsid w:val="00AA5EDF"/>
    <w:rsid w:val="00AA6042"/>
    <w:rsid w:val="00AA6521"/>
    <w:rsid w:val="00AA6792"/>
    <w:rsid w:val="00AA693E"/>
    <w:rsid w:val="00AA7113"/>
    <w:rsid w:val="00AA72B2"/>
    <w:rsid w:val="00AA78FA"/>
    <w:rsid w:val="00AA7A3A"/>
    <w:rsid w:val="00AB0CBD"/>
    <w:rsid w:val="00AB1488"/>
    <w:rsid w:val="00AB23E7"/>
    <w:rsid w:val="00AB28D6"/>
    <w:rsid w:val="00AB2A83"/>
    <w:rsid w:val="00AB31DC"/>
    <w:rsid w:val="00AB3477"/>
    <w:rsid w:val="00AB34BB"/>
    <w:rsid w:val="00AB4135"/>
    <w:rsid w:val="00AB435D"/>
    <w:rsid w:val="00AB4ABB"/>
    <w:rsid w:val="00AB53E6"/>
    <w:rsid w:val="00AB53F9"/>
    <w:rsid w:val="00AB5A36"/>
    <w:rsid w:val="00AB656C"/>
    <w:rsid w:val="00AB6781"/>
    <w:rsid w:val="00AB78E0"/>
    <w:rsid w:val="00AB7F61"/>
    <w:rsid w:val="00AB7F6A"/>
    <w:rsid w:val="00AC0000"/>
    <w:rsid w:val="00AC03C1"/>
    <w:rsid w:val="00AC0B62"/>
    <w:rsid w:val="00AC16FE"/>
    <w:rsid w:val="00AC1980"/>
    <w:rsid w:val="00AC19C5"/>
    <w:rsid w:val="00AC1A45"/>
    <w:rsid w:val="00AC1BE2"/>
    <w:rsid w:val="00AC23FB"/>
    <w:rsid w:val="00AC33E2"/>
    <w:rsid w:val="00AC3CC1"/>
    <w:rsid w:val="00AC4455"/>
    <w:rsid w:val="00AC4796"/>
    <w:rsid w:val="00AC51DE"/>
    <w:rsid w:val="00AC5D5B"/>
    <w:rsid w:val="00AC6066"/>
    <w:rsid w:val="00AC6829"/>
    <w:rsid w:val="00AC6C73"/>
    <w:rsid w:val="00AC7263"/>
    <w:rsid w:val="00AC726B"/>
    <w:rsid w:val="00AC7648"/>
    <w:rsid w:val="00AC7A64"/>
    <w:rsid w:val="00AD0399"/>
    <w:rsid w:val="00AD0832"/>
    <w:rsid w:val="00AD0BC1"/>
    <w:rsid w:val="00AD0D4A"/>
    <w:rsid w:val="00AD1213"/>
    <w:rsid w:val="00AD1797"/>
    <w:rsid w:val="00AD2057"/>
    <w:rsid w:val="00AD255E"/>
    <w:rsid w:val="00AD2B50"/>
    <w:rsid w:val="00AD2BBC"/>
    <w:rsid w:val="00AD2D38"/>
    <w:rsid w:val="00AD343D"/>
    <w:rsid w:val="00AD3752"/>
    <w:rsid w:val="00AD436D"/>
    <w:rsid w:val="00AD457D"/>
    <w:rsid w:val="00AD4BD3"/>
    <w:rsid w:val="00AD5057"/>
    <w:rsid w:val="00AD5441"/>
    <w:rsid w:val="00AD5CEE"/>
    <w:rsid w:val="00AD5F7C"/>
    <w:rsid w:val="00AD6AF3"/>
    <w:rsid w:val="00AD73AE"/>
    <w:rsid w:val="00AD73C8"/>
    <w:rsid w:val="00AD7606"/>
    <w:rsid w:val="00AD7BAE"/>
    <w:rsid w:val="00AD7D1B"/>
    <w:rsid w:val="00AE13A3"/>
    <w:rsid w:val="00AE17CF"/>
    <w:rsid w:val="00AE1E43"/>
    <w:rsid w:val="00AE25F8"/>
    <w:rsid w:val="00AE2725"/>
    <w:rsid w:val="00AE2F50"/>
    <w:rsid w:val="00AE3041"/>
    <w:rsid w:val="00AE31AB"/>
    <w:rsid w:val="00AE35EA"/>
    <w:rsid w:val="00AE3BF8"/>
    <w:rsid w:val="00AE3C82"/>
    <w:rsid w:val="00AE3FF8"/>
    <w:rsid w:val="00AE40CE"/>
    <w:rsid w:val="00AE4B1D"/>
    <w:rsid w:val="00AE4F55"/>
    <w:rsid w:val="00AE5356"/>
    <w:rsid w:val="00AE5B6D"/>
    <w:rsid w:val="00AE6ABC"/>
    <w:rsid w:val="00AE6D43"/>
    <w:rsid w:val="00AE6D68"/>
    <w:rsid w:val="00AE741B"/>
    <w:rsid w:val="00AE7463"/>
    <w:rsid w:val="00AF000E"/>
    <w:rsid w:val="00AF01F9"/>
    <w:rsid w:val="00AF13C8"/>
    <w:rsid w:val="00AF1CB6"/>
    <w:rsid w:val="00AF1FD7"/>
    <w:rsid w:val="00AF2078"/>
    <w:rsid w:val="00AF2224"/>
    <w:rsid w:val="00AF23B9"/>
    <w:rsid w:val="00AF23C0"/>
    <w:rsid w:val="00AF25B0"/>
    <w:rsid w:val="00AF2B11"/>
    <w:rsid w:val="00AF30EC"/>
    <w:rsid w:val="00AF36F9"/>
    <w:rsid w:val="00AF3863"/>
    <w:rsid w:val="00AF3904"/>
    <w:rsid w:val="00AF3D7F"/>
    <w:rsid w:val="00AF3DF7"/>
    <w:rsid w:val="00AF4199"/>
    <w:rsid w:val="00AF519B"/>
    <w:rsid w:val="00AF5532"/>
    <w:rsid w:val="00AF5844"/>
    <w:rsid w:val="00AF5DB0"/>
    <w:rsid w:val="00AF5F20"/>
    <w:rsid w:val="00AF5FD7"/>
    <w:rsid w:val="00AF62FC"/>
    <w:rsid w:val="00AF6AEA"/>
    <w:rsid w:val="00AF6DBA"/>
    <w:rsid w:val="00AF6DEA"/>
    <w:rsid w:val="00AF6F77"/>
    <w:rsid w:val="00AF796B"/>
    <w:rsid w:val="00AF7B7B"/>
    <w:rsid w:val="00B004D1"/>
    <w:rsid w:val="00B004E6"/>
    <w:rsid w:val="00B00597"/>
    <w:rsid w:val="00B00F4D"/>
    <w:rsid w:val="00B01400"/>
    <w:rsid w:val="00B014C3"/>
    <w:rsid w:val="00B01BCB"/>
    <w:rsid w:val="00B02055"/>
    <w:rsid w:val="00B02316"/>
    <w:rsid w:val="00B02C29"/>
    <w:rsid w:val="00B031E2"/>
    <w:rsid w:val="00B031EE"/>
    <w:rsid w:val="00B03BD7"/>
    <w:rsid w:val="00B0409B"/>
    <w:rsid w:val="00B04285"/>
    <w:rsid w:val="00B04B03"/>
    <w:rsid w:val="00B057F1"/>
    <w:rsid w:val="00B05805"/>
    <w:rsid w:val="00B059AE"/>
    <w:rsid w:val="00B05EE8"/>
    <w:rsid w:val="00B0639E"/>
    <w:rsid w:val="00B06B51"/>
    <w:rsid w:val="00B06EED"/>
    <w:rsid w:val="00B07048"/>
    <w:rsid w:val="00B07606"/>
    <w:rsid w:val="00B079F5"/>
    <w:rsid w:val="00B07AE2"/>
    <w:rsid w:val="00B07CA5"/>
    <w:rsid w:val="00B107A4"/>
    <w:rsid w:val="00B10C83"/>
    <w:rsid w:val="00B10F49"/>
    <w:rsid w:val="00B11008"/>
    <w:rsid w:val="00B119CA"/>
    <w:rsid w:val="00B12A97"/>
    <w:rsid w:val="00B12E07"/>
    <w:rsid w:val="00B13254"/>
    <w:rsid w:val="00B1418F"/>
    <w:rsid w:val="00B144A4"/>
    <w:rsid w:val="00B1476A"/>
    <w:rsid w:val="00B157FA"/>
    <w:rsid w:val="00B15ABB"/>
    <w:rsid w:val="00B15B20"/>
    <w:rsid w:val="00B16AAA"/>
    <w:rsid w:val="00B1757E"/>
    <w:rsid w:val="00B17E44"/>
    <w:rsid w:val="00B17F13"/>
    <w:rsid w:val="00B20048"/>
    <w:rsid w:val="00B20984"/>
    <w:rsid w:val="00B20C72"/>
    <w:rsid w:val="00B20E19"/>
    <w:rsid w:val="00B21110"/>
    <w:rsid w:val="00B21C98"/>
    <w:rsid w:val="00B2274F"/>
    <w:rsid w:val="00B22A82"/>
    <w:rsid w:val="00B23543"/>
    <w:rsid w:val="00B237BE"/>
    <w:rsid w:val="00B23A34"/>
    <w:rsid w:val="00B23B42"/>
    <w:rsid w:val="00B2427F"/>
    <w:rsid w:val="00B24464"/>
    <w:rsid w:val="00B2465B"/>
    <w:rsid w:val="00B2468E"/>
    <w:rsid w:val="00B247BC"/>
    <w:rsid w:val="00B24B63"/>
    <w:rsid w:val="00B25233"/>
    <w:rsid w:val="00B25B2F"/>
    <w:rsid w:val="00B26736"/>
    <w:rsid w:val="00B2728C"/>
    <w:rsid w:val="00B27597"/>
    <w:rsid w:val="00B27741"/>
    <w:rsid w:val="00B30144"/>
    <w:rsid w:val="00B30C0F"/>
    <w:rsid w:val="00B316B1"/>
    <w:rsid w:val="00B3173A"/>
    <w:rsid w:val="00B31B56"/>
    <w:rsid w:val="00B31C2E"/>
    <w:rsid w:val="00B31E31"/>
    <w:rsid w:val="00B31ED8"/>
    <w:rsid w:val="00B32323"/>
    <w:rsid w:val="00B33355"/>
    <w:rsid w:val="00B345EC"/>
    <w:rsid w:val="00B3461A"/>
    <w:rsid w:val="00B350E0"/>
    <w:rsid w:val="00B3510E"/>
    <w:rsid w:val="00B35445"/>
    <w:rsid w:val="00B356DD"/>
    <w:rsid w:val="00B356ED"/>
    <w:rsid w:val="00B357E4"/>
    <w:rsid w:val="00B3595D"/>
    <w:rsid w:val="00B35D8F"/>
    <w:rsid w:val="00B36C9E"/>
    <w:rsid w:val="00B37D60"/>
    <w:rsid w:val="00B40034"/>
    <w:rsid w:val="00B40170"/>
    <w:rsid w:val="00B406F8"/>
    <w:rsid w:val="00B40B23"/>
    <w:rsid w:val="00B40CCA"/>
    <w:rsid w:val="00B41447"/>
    <w:rsid w:val="00B41956"/>
    <w:rsid w:val="00B41F13"/>
    <w:rsid w:val="00B42C24"/>
    <w:rsid w:val="00B42C51"/>
    <w:rsid w:val="00B42D42"/>
    <w:rsid w:val="00B43A60"/>
    <w:rsid w:val="00B43F76"/>
    <w:rsid w:val="00B43F8E"/>
    <w:rsid w:val="00B44327"/>
    <w:rsid w:val="00B4433A"/>
    <w:rsid w:val="00B444B9"/>
    <w:rsid w:val="00B44C2B"/>
    <w:rsid w:val="00B44F74"/>
    <w:rsid w:val="00B454F5"/>
    <w:rsid w:val="00B45830"/>
    <w:rsid w:val="00B45B84"/>
    <w:rsid w:val="00B46384"/>
    <w:rsid w:val="00B4708C"/>
    <w:rsid w:val="00B47613"/>
    <w:rsid w:val="00B479FC"/>
    <w:rsid w:val="00B50390"/>
    <w:rsid w:val="00B50423"/>
    <w:rsid w:val="00B50C93"/>
    <w:rsid w:val="00B50F74"/>
    <w:rsid w:val="00B511F2"/>
    <w:rsid w:val="00B51541"/>
    <w:rsid w:val="00B51885"/>
    <w:rsid w:val="00B51F7A"/>
    <w:rsid w:val="00B523B5"/>
    <w:rsid w:val="00B52479"/>
    <w:rsid w:val="00B5311F"/>
    <w:rsid w:val="00B53273"/>
    <w:rsid w:val="00B532A2"/>
    <w:rsid w:val="00B5391E"/>
    <w:rsid w:val="00B53C78"/>
    <w:rsid w:val="00B53CCE"/>
    <w:rsid w:val="00B53DF0"/>
    <w:rsid w:val="00B54072"/>
    <w:rsid w:val="00B54502"/>
    <w:rsid w:val="00B555B3"/>
    <w:rsid w:val="00B55CCB"/>
    <w:rsid w:val="00B55EAC"/>
    <w:rsid w:val="00B562B1"/>
    <w:rsid w:val="00B564A9"/>
    <w:rsid w:val="00B56AEA"/>
    <w:rsid w:val="00B57057"/>
    <w:rsid w:val="00B572CB"/>
    <w:rsid w:val="00B57783"/>
    <w:rsid w:val="00B5795C"/>
    <w:rsid w:val="00B57987"/>
    <w:rsid w:val="00B57F7B"/>
    <w:rsid w:val="00B6029D"/>
    <w:rsid w:val="00B6060A"/>
    <w:rsid w:val="00B61A19"/>
    <w:rsid w:val="00B61CEA"/>
    <w:rsid w:val="00B61FA3"/>
    <w:rsid w:val="00B628DB"/>
    <w:rsid w:val="00B62AC7"/>
    <w:rsid w:val="00B62C4C"/>
    <w:rsid w:val="00B62D1B"/>
    <w:rsid w:val="00B63026"/>
    <w:rsid w:val="00B63FAC"/>
    <w:rsid w:val="00B6502C"/>
    <w:rsid w:val="00B6511D"/>
    <w:rsid w:val="00B652AF"/>
    <w:rsid w:val="00B65508"/>
    <w:rsid w:val="00B657D0"/>
    <w:rsid w:val="00B6610D"/>
    <w:rsid w:val="00B665EE"/>
    <w:rsid w:val="00B670B7"/>
    <w:rsid w:val="00B672FD"/>
    <w:rsid w:val="00B6798A"/>
    <w:rsid w:val="00B67AC1"/>
    <w:rsid w:val="00B70541"/>
    <w:rsid w:val="00B705D3"/>
    <w:rsid w:val="00B70EAE"/>
    <w:rsid w:val="00B7127A"/>
    <w:rsid w:val="00B71CA5"/>
    <w:rsid w:val="00B728C9"/>
    <w:rsid w:val="00B72E44"/>
    <w:rsid w:val="00B72F96"/>
    <w:rsid w:val="00B731BB"/>
    <w:rsid w:val="00B73978"/>
    <w:rsid w:val="00B740E6"/>
    <w:rsid w:val="00B7449A"/>
    <w:rsid w:val="00B7469A"/>
    <w:rsid w:val="00B75290"/>
    <w:rsid w:val="00B758E6"/>
    <w:rsid w:val="00B75934"/>
    <w:rsid w:val="00B759C0"/>
    <w:rsid w:val="00B75E8F"/>
    <w:rsid w:val="00B767D8"/>
    <w:rsid w:val="00B76BC1"/>
    <w:rsid w:val="00B76D85"/>
    <w:rsid w:val="00B770ED"/>
    <w:rsid w:val="00B7776D"/>
    <w:rsid w:val="00B77B8B"/>
    <w:rsid w:val="00B77F23"/>
    <w:rsid w:val="00B80385"/>
    <w:rsid w:val="00B80747"/>
    <w:rsid w:val="00B80ED0"/>
    <w:rsid w:val="00B81587"/>
    <w:rsid w:val="00B816C5"/>
    <w:rsid w:val="00B8178A"/>
    <w:rsid w:val="00B81A9F"/>
    <w:rsid w:val="00B81FBC"/>
    <w:rsid w:val="00B82333"/>
    <w:rsid w:val="00B82821"/>
    <w:rsid w:val="00B832DD"/>
    <w:rsid w:val="00B8358B"/>
    <w:rsid w:val="00B83F9F"/>
    <w:rsid w:val="00B841D2"/>
    <w:rsid w:val="00B845B2"/>
    <w:rsid w:val="00B848DB"/>
    <w:rsid w:val="00B848FE"/>
    <w:rsid w:val="00B84B5C"/>
    <w:rsid w:val="00B84B8A"/>
    <w:rsid w:val="00B855A8"/>
    <w:rsid w:val="00B85676"/>
    <w:rsid w:val="00B85907"/>
    <w:rsid w:val="00B859E7"/>
    <w:rsid w:val="00B86413"/>
    <w:rsid w:val="00B86511"/>
    <w:rsid w:val="00B877EF"/>
    <w:rsid w:val="00B87A49"/>
    <w:rsid w:val="00B87B9D"/>
    <w:rsid w:val="00B90FE5"/>
    <w:rsid w:val="00B91081"/>
    <w:rsid w:val="00B912A5"/>
    <w:rsid w:val="00B91721"/>
    <w:rsid w:val="00B91A7B"/>
    <w:rsid w:val="00B91BCD"/>
    <w:rsid w:val="00B91DE6"/>
    <w:rsid w:val="00B91EE2"/>
    <w:rsid w:val="00B939A0"/>
    <w:rsid w:val="00B941A3"/>
    <w:rsid w:val="00B941F9"/>
    <w:rsid w:val="00B9435B"/>
    <w:rsid w:val="00B94D4D"/>
    <w:rsid w:val="00B954E7"/>
    <w:rsid w:val="00B957FD"/>
    <w:rsid w:val="00B95C84"/>
    <w:rsid w:val="00B97035"/>
    <w:rsid w:val="00B9768D"/>
    <w:rsid w:val="00B97FAD"/>
    <w:rsid w:val="00BA0273"/>
    <w:rsid w:val="00BA060C"/>
    <w:rsid w:val="00BA0C0D"/>
    <w:rsid w:val="00BA0C18"/>
    <w:rsid w:val="00BA0F0A"/>
    <w:rsid w:val="00BA203A"/>
    <w:rsid w:val="00BA2D4C"/>
    <w:rsid w:val="00BA2D54"/>
    <w:rsid w:val="00BA32AE"/>
    <w:rsid w:val="00BA35A4"/>
    <w:rsid w:val="00BA3969"/>
    <w:rsid w:val="00BA3A7E"/>
    <w:rsid w:val="00BA499D"/>
    <w:rsid w:val="00BA4BEA"/>
    <w:rsid w:val="00BA4DDC"/>
    <w:rsid w:val="00BA5412"/>
    <w:rsid w:val="00BA56DD"/>
    <w:rsid w:val="00BA5B0A"/>
    <w:rsid w:val="00BA5CAA"/>
    <w:rsid w:val="00BA5E5D"/>
    <w:rsid w:val="00BA6668"/>
    <w:rsid w:val="00BA69F4"/>
    <w:rsid w:val="00BA6C3F"/>
    <w:rsid w:val="00BA6D1B"/>
    <w:rsid w:val="00BA75FA"/>
    <w:rsid w:val="00BA7927"/>
    <w:rsid w:val="00BB07F4"/>
    <w:rsid w:val="00BB0BDB"/>
    <w:rsid w:val="00BB0CB3"/>
    <w:rsid w:val="00BB116C"/>
    <w:rsid w:val="00BB11D4"/>
    <w:rsid w:val="00BB14FC"/>
    <w:rsid w:val="00BB15F9"/>
    <w:rsid w:val="00BB1B3A"/>
    <w:rsid w:val="00BB1E2B"/>
    <w:rsid w:val="00BB2A2A"/>
    <w:rsid w:val="00BB2C4E"/>
    <w:rsid w:val="00BB2F18"/>
    <w:rsid w:val="00BB302A"/>
    <w:rsid w:val="00BB322B"/>
    <w:rsid w:val="00BB3AED"/>
    <w:rsid w:val="00BB3E12"/>
    <w:rsid w:val="00BB41CA"/>
    <w:rsid w:val="00BB478E"/>
    <w:rsid w:val="00BB4BB8"/>
    <w:rsid w:val="00BB4DA3"/>
    <w:rsid w:val="00BB5AD9"/>
    <w:rsid w:val="00BB613E"/>
    <w:rsid w:val="00BB6276"/>
    <w:rsid w:val="00BB62E8"/>
    <w:rsid w:val="00BB68BA"/>
    <w:rsid w:val="00BB6AE0"/>
    <w:rsid w:val="00BB6B82"/>
    <w:rsid w:val="00BB6B95"/>
    <w:rsid w:val="00BB7195"/>
    <w:rsid w:val="00BB765E"/>
    <w:rsid w:val="00BB7C12"/>
    <w:rsid w:val="00BB7EA9"/>
    <w:rsid w:val="00BB7FE7"/>
    <w:rsid w:val="00BC02DD"/>
    <w:rsid w:val="00BC0400"/>
    <w:rsid w:val="00BC116D"/>
    <w:rsid w:val="00BC1C76"/>
    <w:rsid w:val="00BC1F02"/>
    <w:rsid w:val="00BC226B"/>
    <w:rsid w:val="00BC226C"/>
    <w:rsid w:val="00BC2788"/>
    <w:rsid w:val="00BC2BFF"/>
    <w:rsid w:val="00BC2E09"/>
    <w:rsid w:val="00BC323A"/>
    <w:rsid w:val="00BC362C"/>
    <w:rsid w:val="00BC39E6"/>
    <w:rsid w:val="00BC3B4D"/>
    <w:rsid w:val="00BC41DE"/>
    <w:rsid w:val="00BC4267"/>
    <w:rsid w:val="00BC4A0D"/>
    <w:rsid w:val="00BC4EAB"/>
    <w:rsid w:val="00BC5561"/>
    <w:rsid w:val="00BC567B"/>
    <w:rsid w:val="00BC5750"/>
    <w:rsid w:val="00BC6010"/>
    <w:rsid w:val="00BC6102"/>
    <w:rsid w:val="00BC63E1"/>
    <w:rsid w:val="00BC6787"/>
    <w:rsid w:val="00BC750B"/>
    <w:rsid w:val="00BC7667"/>
    <w:rsid w:val="00BC7FA7"/>
    <w:rsid w:val="00BD10F5"/>
    <w:rsid w:val="00BD14BC"/>
    <w:rsid w:val="00BD15DA"/>
    <w:rsid w:val="00BD169F"/>
    <w:rsid w:val="00BD1863"/>
    <w:rsid w:val="00BD2436"/>
    <w:rsid w:val="00BD2689"/>
    <w:rsid w:val="00BD2851"/>
    <w:rsid w:val="00BD2EED"/>
    <w:rsid w:val="00BD2F16"/>
    <w:rsid w:val="00BD3069"/>
    <w:rsid w:val="00BD31B9"/>
    <w:rsid w:val="00BD38DB"/>
    <w:rsid w:val="00BD3E14"/>
    <w:rsid w:val="00BD4541"/>
    <w:rsid w:val="00BD5393"/>
    <w:rsid w:val="00BD5812"/>
    <w:rsid w:val="00BD5C16"/>
    <w:rsid w:val="00BD5C41"/>
    <w:rsid w:val="00BD60BF"/>
    <w:rsid w:val="00BD610E"/>
    <w:rsid w:val="00BD63AF"/>
    <w:rsid w:val="00BD63E3"/>
    <w:rsid w:val="00BD6775"/>
    <w:rsid w:val="00BD6CC8"/>
    <w:rsid w:val="00BD7815"/>
    <w:rsid w:val="00BD7E9E"/>
    <w:rsid w:val="00BD7FCC"/>
    <w:rsid w:val="00BE05A5"/>
    <w:rsid w:val="00BE11D5"/>
    <w:rsid w:val="00BE1221"/>
    <w:rsid w:val="00BE18A4"/>
    <w:rsid w:val="00BE1A0C"/>
    <w:rsid w:val="00BE1B0B"/>
    <w:rsid w:val="00BE21D9"/>
    <w:rsid w:val="00BE24ED"/>
    <w:rsid w:val="00BE2651"/>
    <w:rsid w:val="00BE397F"/>
    <w:rsid w:val="00BE424B"/>
    <w:rsid w:val="00BE4D81"/>
    <w:rsid w:val="00BE565D"/>
    <w:rsid w:val="00BE58BC"/>
    <w:rsid w:val="00BE58F2"/>
    <w:rsid w:val="00BF007E"/>
    <w:rsid w:val="00BF0384"/>
    <w:rsid w:val="00BF0719"/>
    <w:rsid w:val="00BF075B"/>
    <w:rsid w:val="00BF0A4D"/>
    <w:rsid w:val="00BF1A68"/>
    <w:rsid w:val="00BF1AE7"/>
    <w:rsid w:val="00BF1B93"/>
    <w:rsid w:val="00BF1C86"/>
    <w:rsid w:val="00BF2292"/>
    <w:rsid w:val="00BF257C"/>
    <w:rsid w:val="00BF281F"/>
    <w:rsid w:val="00BF307E"/>
    <w:rsid w:val="00BF30C4"/>
    <w:rsid w:val="00BF3ABE"/>
    <w:rsid w:val="00BF3F77"/>
    <w:rsid w:val="00BF45E6"/>
    <w:rsid w:val="00BF4605"/>
    <w:rsid w:val="00BF49BF"/>
    <w:rsid w:val="00BF4A87"/>
    <w:rsid w:val="00BF4B3B"/>
    <w:rsid w:val="00BF4DDC"/>
    <w:rsid w:val="00BF5331"/>
    <w:rsid w:val="00BF55EE"/>
    <w:rsid w:val="00BF5F2D"/>
    <w:rsid w:val="00BF60CD"/>
    <w:rsid w:val="00BF6F4E"/>
    <w:rsid w:val="00BF7F0A"/>
    <w:rsid w:val="00C0049F"/>
    <w:rsid w:val="00C012DF"/>
    <w:rsid w:val="00C0136D"/>
    <w:rsid w:val="00C02269"/>
    <w:rsid w:val="00C02AF4"/>
    <w:rsid w:val="00C02E30"/>
    <w:rsid w:val="00C02EB7"/>
    <w:rsid w:val="00C02F16"/>
    <w:rsid w:val="00C04ADC"/>
    <w:rsid w:val="00C0502E"/>
    <w:rsid w:val="00C052A9"/>
    <w:rsid w:val="00C05805"/>
    <w:rsid w:val="00C05DB0"/>
    <w:rsid w:val="00C05E01"/>
    <w:rsid w:val="00C068A2"/>
    <w:rsid w:val="00C06E30"/>
    <w:rsid w:val="00C07D09"/>
    <w:rsid w:val="00C07DAC"/>
    <w:rsid w:val="00C07F74"/>
    <w:rsid w:val="00C07F78"/>
    <w:rsid w:val="00C10227"/>
    <w:rsid w:val="00C1091D"/>
    <w:rsid w:val="00C11B0E"/>
    <w:rsid w:val="00C122C2"/>
    <w:rsid w:val="00C125FC"/>
    <w:rsid w:val="00C1279A"/>
    <w:rsid w:val="00C12DC9"/>
    <w:rsid w:val="00C13427"/>
    <w:rsid w:val="00C13A8F"/>
    <w:rsid w:val="00C1445D"/>
    <w:rsid w:val="00C1470B"/>
    <w:rsid w:val="00C1497A"/>
    <w:rsid w:val="00C14BF9"/>
    <w:rsid w:val="00C14C3E"/>
    <w:rsid w:val="00C14C7E"/>
    <w:rsid w:val="00C15003"/>
    <w:rsid w:val="00C156C9"/>
    <w:rsid w:val="00C15C47"/>
    <w:rsid w:val="00C162F7"/>
    <w:rsid w:val="00C1646E"/>
    <w:rsid w:val="00C175CC"/>
    <w:rsid w:val="00C177AE"/>
    <w:rsid w:val="00C17A84"/>
    <w:rsid w:val="00C201B0"/>
    <w:rsid w:val="00C2025F"/>
    <w:rsid w:val="00C209FB"/>
    <w:rsid w:val="00C20BC3"/>
    <w:rsid w:val="00C20EB1"/>
    <w:rsid w:val="00C20ED1"/>
    <w:rsid w:val="00C20FF7"/>
    <w:rsid w:val="00C21800"/>
    <w:rsid w:val="00C220F8"/>
    <w:rsid w:val="00C22954"/>
    <w:rsid w:val="00C2373B"/>
    <w:rsid w:val="00C23A38"/>
    <w:rsid w:val="00C23B43"/>
    <w:rsid w:val="00C244A9"/>
    <w:rsid w:val="00C24CCC"/>
    <w:rsid w:val="00C25053"/>
    <w:rsid w:val="00C25284"/>
    <w:rsid w:val="00C25317"/>
    <w:rsid w:val="00C25982"/>
    <w:rsid w:val="00C25A39"/>
    <w:rsid w:val="00C25BB6"/>
    <w:rsid w:val="00C25FBB"/>
    <w:rsid w:val="00C264B2"/>
    <w:rsid w:val="00C2650A"/>
    <w:rsid w:val="00C2697F"/>
    <w:rsid w:val="00C2699A"/>
    <w:rsid w:val="00C26A6A"/>
    <w:rsid w:val="00C27D07"/>
    <w:rsid w:val="00C27EB8"/>
    <w:rsid w:val="00C27F47"/>
    <w:rsid w:val="00C301E2"/>
    <w:rsid w:val="00C301FC"/>
    <w:rsid w:val="00C31621"/>
    <w:rsid w:val="00C31629"/>
    <w:rsid w:val="00C319FF"/>
    <w:rsid w:val="00C31A6B"/>
    <w:rsid w:val="00C31A96"/>
    <w:rsid w:val="00C3217B"/>
    <w:rsid w:val="00C32BCA"/>
    <w:rsid w:val="00C32DF8"/>
    <w:rsid w:val="00C332A5"/>
    <w:rsid w:val="00C33846"/>
    <w:rsid w:val="00C33F50"/>
    <w:rsid w:val="00C3416A"/>
    <w:rsid w:val="00C343C7"/>
    <w:rsid w:val="00C34BF1"/>
    <w:rsid w:val="00C34FB1"/>
    <w:rsid w:val="00C35892"/>
    <w:rsid w:val="00C35953"/>
    <w:rsid w:val="00C36336"/>
    <w:rsid w:val="00C3683D"/>
    <w:rsid w:val="00C37450"/>
    <w:rsid w:val="00C37822"/>
    <w:rsid w:val="00C37DDE"/>
    <w:rsid w:val="00C400A9"/>
    <w:rsid w:val="00C4161B"/>
    <w:rsid w:val="00C41771"/>
    <w:rsid w:val="00C42101"/>
    <w:rsid w:val="00C42130"/>
    <w:rsid w:val="00C42203"/>
    <w:rsid w:val="00C42593"/>
    <w:rsid w:val="00C4272D"/>
    <w:rsid w:val="00C43196"/>
    <w:rsid w:val="00C43220"/>
    <w:rsid w:val="00C4372B"/>
    <w:rsid w:val="00C43863"/>
    <w:rsid w:val="00C44388"/>
    <w:rsid w:val="00C44637"/>
    <w:rsid w:val="00C44733"/>
    <w:rsid w:val="00C44CF3"/>
    <w:rsid w:val="00C44E9D"/>
    <w:rsid w:val="00C45500"/>
    <w:rsid w:val="00C459A5"/>
    <w:rsid w:val="00C45BAB"/>
    <w:rsid w:val="00C465F2"/>
    <w:rsid w:val="00C46806"/>
    <w:rsid w:val="00C46862"/>
    <w:rsid w:val="00C4704C"/>
    <w:rsid w:val="00C47769"/>
    <w:rsid w:val="00C47786"/>
    <w:rsid w:val="00C47D3E"/>
    <w:rsid w:val="00C5032F"/>
    <w:rsid w:val="00C5037E"/>
    <w:rsid w:val="00C505DF"/>
    <w:rsid w:val="00C50BE6"/>
    <w:rsid w:val="00C50E5D"/>
    <w:rsid w:val="00C5170E"/>
    <w:rsid w:val="00C51783"/>
    <w:rsid w:val="00C520B0"/>
    <w:rsid w:val="00C52658"/>
    <w:rsid w:val="00C53361"/>
    <w:rsid w:val="00C542D9"/>
    <w:rsid w:val="00C5554A"/>
    <w:rsid w:val="00C559EC"/>
    <w:rsid w:val="00C55E99"/>
    <w:rsid w:val="00C56A0F"/>
    <w:rsid w:val="00C57013"/>
    <w:rsid w:val="00C5757F"/>
    <w:rsid w:val="00C576BA"/>
    <w:rsid w:val="00C57A5E"/>
    <w:rsid w:val="00C6091C"/>
    <w:rsid w:val="00C60C4E"/>
    <w:rsid w:val="00C60C9C"/>
    <w:rsid w:val="00C60FDE"/>
    <w:rsid w:val="00C6118A"/>
    <w:rsid w:val="00C618B8"/>
    <w:rsid w:val="00C61DA4"/>
    <w:rsid w:val="00C62DE4"/>
    <w:rsid w:val="00C6384C"/>
    <w:rsid w:val="00C64020"/>
    <w:rsid w:val="00C64035"/>
    <w:rsid w:val="00C641A7"/>
    <w:rsid w:val="00C64674"/>
    <w:rsid w:val="00C64FB6"/>
    <w:rsid w:val="00C65110"/>
    <w:rsid w:val="00C651D5"/>
    <w:rsid w:val="00C65571"/>
    <w:rsid w:val="00C65CA6"/>
    <w:rsid w:val="00C66131"/>
    <w:rsid w:val="00C663B5"/>
    <w:rsid w:val="00C6649E"/>
    <w:rsid w:val="00C66EFD"/>
    <w:rsid w:val="00C70316"/>
    <w:rsid w:val="00C714DA"/>
    <w:rsid w:val="00C716CD"/>
    <w:rsid w:val="00C737D8"/>
    <w:rsid w:val="00C73842"/>
    <w:rsid w:val="00C73C74"/>
    <w:rsid w:val="00C73DFC"/>
    <w:rsid w:val="00C741A5"/>
    <w:rsid w:val="00C74261"/>
    <w:rsid w:val="00C74C11"/>
    <w:rsid w:val="00C74D57"/>
    <w:rsid w:val="00C75DBD"/>
    <w:rsid w:val="00C76220"/>
    <w:rsid w:val="00C7685C"/>
    <w:rsid w:val="00C768A2"/>
    <w:rsid w:val="00C76B3F"/>
    <w:rsid w:val="00C76C80"/>
    <w:rsid w:val="00C774C5"/>
    <w:rsid w:val="00C7788C"/>
    <w:rsid w:val="00C77A93"/>
    <w:rsid w:val="00C77D13"/>
    <w:rsid w:val="00C77E8B"/>
    <w:rsid w:val="00C80C47"/>
    <w:rsid w:val="00C813D4"/>
    <w:rsid w:val="00C81FF4"/>
    <w:rsid w:val="00C826DB"/>
    <w:rsid w:val="00C828FC"/>
    <w:rsid w:val="00C82BAE"/>
    <w:rsid w:val="00C83365"/>
    <w:rsid w:val="00C833BA"/>
    <w:rsid w:val="00C834D6"/>
    <w:rsid w:val="00C83531"/>
    <w:rsid w:val="00C8390A"/>
    <w:rsid w:val="00C857D3"/>
    <w:rsid w:val="00C86047"/>
    <w:rsid w:val="00C86252"/>
    <w:rsid w:val="00C871B5"/>
    <w:rsid w:val="00C8744E"/>
    <w:rsid w:val="00C87617"/>
    <w:rsid w:val="00C878EB"/>
    <w:rsid w:val="00C87B7D"/>
    <w:rsid w:val="00C902D6"/>
    <w:rsid w:val="00C90501"/>
    <w:rsid w:val="00C90A6F"/>
    <w:rsid w:val="00C90C36"/>
    <w:rsid w:val="00C911CA"/>
    <w:rsid w:val="00C912F0"/>
    <w:rsid w:val="00C9174C"/>
    <w:rsid w:val="00C91D71"/>
    <w:rsid w:val="00C91DB5"/>
    <w:rsid w:val="00C92085"/>
    <w:rsid w:val="00C926B6"/>
    <w:rsid w:val="00C92A09"/>
    <w:rsid w:val="00C93ABF"/>
    <w:rsid w:val="00C93B77"/>
    <w:rsid w:val="00C9401C"/>
    <w:rsid w:val="00C946E9"/>
    <w:rsid w:val="00C948DD"/>
    <w:rsid w:val="00C954AD"/>
    <w:rsid w:val="00C954C4"/>
    <w:rsid w:val="00C9592B"/>
    <w:rsid w:val="00C96501"/>
    <w:rsid w:val="00C96C5F"/>
    <w:rsid w:val="00C96F5F"/>
    <w:rsid w:val="00C9784D"/>
    <w:rsid w:val="00C97D1C"/>
    <w:rsid w:val="00CA01E8"/>
    <w:rsid w:val="00CA034F"/>
    <w:rsid w:val="00CA055D"/>
    <w:rsid w:val="00CA28DF"/>
    <w:rsid w:val="00CA357B"/>
    <w:rsid w:val="00CA3E7E"/>
    <w:rsid w:val="00CA3F25"/>
    <w:rsid w:val="00CA447E"/>
    <w:rsid w:val="00CA4B9E"/>
    <w:rsid w:val="00CA4DB6"/>
    <w:rsid w:val="00CA5594"/>
    <w:rsid w:val="00CA5722"/>
    <w:rsid w:val="00CA60F3"/>
    <w:rsid w:val="00CA6432"/>
    <w:rsid w:val="00CA6511"/>
    <w:rsid w:val="00CA662B"/>
    <w:rsid w:val="00CA6DB9"/>
    <w:rsid w:val="00CA6E8C"/>
    <w:rsid w:val="00CA706B"/>
    <w:rsid w:val="00CB000A"/>
    <w:rsid w:val="00CB0071"/>
    <w:rsid w:val="00CB03FC"/>
    <w:rsid w:val="00CB0F17"/>
    <w:rsid w:val="00CB1185"/>
    <w:rsid w:val="00CB18E3"/>
    <w:rsid w:val="00CB197A"/>
    <w:rsid w:val="00CB1A62"/>
    <w:rsid w:val="00CB1CBD"/>
    <w:rsid w:val="00CB1CFA"/>
    <w:rsid w:val="00CB1E75"/>
    <w:rsid w:val="00CB232E"/>
    <w:rsid w:val="00CB29E7"/>
    <w:rsid w:val="00CB2A47"/>
    <w:rsid w:val="00CB30FE"/>
    <w:rsid w:val="00CB3207"/>
    <w:rsid w:val="00CB323A"/>
    <w:rsid w:val="00CB3786"/>
    <w:rsid w:val="00CB37E3"/>
    <w:rsid w:val="00CB3E61"/>
    <w:rsid w:val="00CB3FFB"/>
    <w:rsid w:val="00CB47EF"/>
    <w:rsid w:val="00CB4909"/>
    <w:rsid w:val="00CB4D30"/>
    <w:rsid w:val="00CB6A0F"/>
    <w:rsid w:val="00CB6B57"/>
    <w:rsid w:val="00CB795F"/>
    <w:rsid w:val="00CB796C"/>
    <w:rsid w:val="00CC06FB"/>
    <w:rsid w:val="00CC08E6"/>
    <w:rsid w:val="00CC093F"/>
    <w:rsid w:val="00CC0D60"/>
    <w:rsid w:val="00CC12BF"/>
    <w:rsid w:val="00CC13AE"/>
    <w:rsid w:val="00CC14B5"/>
    <w:rsid w:val="00CC2164"/>
    <w:rsid w:val="00CC2A75"/>
    <w:rsid w:val="00CC2AC8"/>
    <w:rsid w:val="00CC2B58"/>
    <w:rsid w:val="00CC2EEF"/>
    <w:rsid w:val="00CC2F49"/>
    <w:rsid w:val="00CC2FDB"/>
    <w:rsid w:val="00CC3DAA"/>
    <w:rsid w:val="00CC3E74"/>
    <w:rsid w:val="00CC4184"/>
    <w:rsid w:val="00CC460C"/>
    <w:rsid w:val="00CC4917"/>
    <w:rsid w:val="00CC4BFB"/>
    <w:rsid w:val="00CC5097"/>
    <w:rsid w:val="00CC5607"/>
    <w:rsid w:val="00CC64CF"/>
    <w:rsid w:val="00CC7421"/>
    <w:rsid w:val="00CC77B8"/>
    <w:rsid w:val="00CC77F6"/>
    <w:rsid w:val="00CC7A6E"/>
    <w:rsid w:val="00CD066C"/>
    <w:rsid w:val="00CD0F52"/>
    <w:rsid w:val="00CD0FAB"/>
    <w:rsid w:val="00CD10EB"/>
    <w:rsid w:val="00CD11E8"/>
    <w:rsid w:val="00CD157C"/>
    <w:rsid w:val="00CD1E41"/>
    <w:rsid w:val="00CD1F40"/>
    <w:rsid w:val="00CD21EC"/>
    <w:rsid w:val="00CD2832"/>
    <w:rsid w:val="00CD2C5B"/>
    <w:rsid w:val="00CD2C90"/>
    <w:rsid w:val="00CD2D6C"/>
    <w:rsid w:val="00CD2DFF"/>
    <w:rsid w:val="00CD355B"/>
    <w:rsid w:val="00CD36A0"/>
    <w:rsid w:val="00CD3A89"/>
    <w:rsid w:val="00CD3C20"/>
    <w:rsid w:val="00CD4E98"/>
    <w:rsid w:val="00CD4F26"/>
    <w:rsid w:val="00CD5455"/>
    <w:rsid w:val="00CD606A"/>
    <w:rsid w:val="00CD60D0"/>
    <w:rsid w:val="00CD60F6"/>
    <w:rsid w:val="00CD620A"/>
    <w:rsid w:val="00CD632F"/>
    <w:rsid w:val="00CD65A9"/>
    <w:rsid w:val="00CD6791"/>
    <w:rsid w:val="00CD6E58"/>
    <w:rsid w:val="00CD70CD"/>
    <w:rsid w:val="00CD76C0"/>
    <w:rsid w:val="00CD7878"/>
    <w:rsid w:val="00CD7E6A"/>
    <w:rsid w:val="00CE095F"/>
    <w:rsid w:val="00CE11EF"/>
    <w:rsid w:val="00CE12C5"/>
    <w:rsid w:val="00CE1628"/>
    <w:rsid w:val="00CE1FA0"/>
    <w:rsid w:val="00CE2097"/>
    <w:rsid w:val="00CE258F"/>
    <w:rsid w:val="00CE2A90"/>
    <w:rsid w:val="00CE2AAC"/>
    <w:rsid w:val="00CE2DA1"/>
    <w:rsid w:val="00CE336E"/>
    <w:rsid w:val="00CE3589"/>
    <w:rsid w:val="00CE394A"/>
    <w:rsid w:val="00CE39EF"/>
    <w:rsid w:val="00CE3B0F"/>
    <w:rsid w:val="00CE497E"/>
    <w:rsid w:val="00CE4FC9"/>
    <w:rsid w:val="00CE53A8"/>
    <w:rsid w:val="00CE57AE"/>
    <w:rsid w:val="00CE5E7D"/>
    <w:rsid w:val="00CE630D"/>
    <w:rsid w:val="00CE69E6"/>
    <w:rsid w:val="00CE6A49"/>
    <w:rsid w:val="00CE6B6F"/>
    <w:rsid w:val="00CE6C1B"/>
    <w:rsid w:val="00CE6D63"/>
    <w:rsid w:val="00CE7006"/>
    <w:rsid w:val="00CE799C"/>
    <w:rsid w:val="00CE7CE2"/>
    <w:rsid w:val="00CE7FAC"/>
    <w:rsid w:val="00CF0440"/>
    <w:rsid w:val="00CF045B"/>
    <w:rsid w:val="00CF057B"/>
    <w:rsid w:val="00CF149D"/>
    <w:rsid w:val="00CF1997"/>
    <w:rsid w:val="00CF1C06"/>
    <w:rsid w:val="00CF21E4"/>
    <w:rsid w:val="00CF2220"/>
    <w:rsid w:val="00CF231E"/>
    <w:rsid w:val="00CF25E3"/>
    <w:rsid w:val="00CF26F6"/>
    <w:rsid w:val="00CF2B69"/>
    <w:rsid w:val="00CF2E25"/>
    <w:rsid w:val="00CF2F94"/>
    <w:rsid w:val="00CF3425"/>
    <w:rsid w:val="00CF3886"/>
    <w:rsid w:val="00CF3DDE"/>
    <w:rsid w:val="00CF4F99"/>
    <w:rsid w:val="00CF56DE"/>
    <w:rsid w:val="00CF5720"/>
    <w:rsid w:val="00CF605A"/>
    <w:rsid w:val="00CF68AE"/>
    <w:rsid w:val="00CF6C6C"/>
    <w:rsid w:val="00CF6D69"/>
    <w:rsid w:val="00CF6DCE"/>
    <w:rsid w:val="00CF73EE"/>
    <w:rsid w:val="00CF7E5E"/>
    <w:rsid w:val="00D00706"/>
    <w:rsid w:val="00D008E0"/>
    <w:rsid w:val="00D014B9"/>
    <w:rsid w:val="00D015B2"/>
    <w:rsid w:val="00D0170D"/>
    <w:rsid w:val="00D0172E"/>
    <w:rsid w:val="00D01E3E"/>
    <w:rsid w:val="00D01FF5"/>
    <w:rsid w:val="00D021CB"/>
    <w:rsid w:val="00D025AC"/>
    <w:rsid w:val="00D02799"/>
    <w:rsid w:val="00D02A16"/>
    <w:rsid w:val="00D02A1E"/>
    <w:rsid w:val="00D02BEB"/>
    <w:rsid w:val="00D03049"/>
    <w:rsid w:val="00D035E3"/>
    <w:rsid w:val="00D037E4"/>
    <w:rsid w:val="00D03B1D"/>
    <w:rsid w:val="00D03E56"/>
    <w:rsid w:val="00D0438B"/>
    <w:rsid w:val="00D044D1"/>
    <w:rsid w:val="00D044D6"/>
    <w:rsid w:val="00D0482E"/>
    <w:rsid w:val="00D04958"/>
    <w:rsid w:val="00D04E70"/>
    <w:rsid w:val="00D05202"/>
    <w:rsid w:val="00D05552"/>
    <w:rsid w:val="00D0557A"/>
    <w:rsid w:val="00D0587F"/>
    <w:rsid w:val="00D05E89"/>
    <w:rsid w:val="00D062A3"/>
    <w:rsid w:val="00D06443"/>
    <w:rsid w:val="00D07271"/>
    <w:rsid w:val="00D07454"/>
    <w:rsid w:val="00D07FD6"/>
    <w:rsid w:val="00D1084C"/>
    <w:rsid w:val="00D10A67"/>
    <w:rsid w:val="00D10C79"/>
    <w:rsid w:val="00D11005"/>
    <w:rsid w:val="00D110DB"/>
    <w:rsid w:val="00D1119C"/>
    <w:rsid w:val="00D11D44"/>
    <w:rsid w:val="00D12064"/>
    <w:rsid w:val="00D12A15"/>
    <w:rsid w:val="00D12D34"/>
    <w:rsid w:val="00D13078"/>
    <w:rsid w:val="00D1360B"/>
    <w:rsid w:val="00D14344"/>
    <w:rsid w:val="00D14965"/>
    <w:rsid w:val="00D14C44"/>
    <w:rsid w:val="00D15739"/>
    <w:rsid w:val="00D1576E"/>
    <w:rsid w:val="00D1587E"/>
    <w:rsid w:val="00D15A75"/>
    <w:rsid w:val="00D15B93"/>
    <w:rsid w:val="00D160B6"/>
    <w:rsid w:val="00D16865"/>
    <w:rsid w:val="00D16A3D"/>
    <w:rsid w:val="00D17144"/>
    <w:rsid w:val="00D17674"/>
    <w:rsid w:val="00D176A2"/>
    <w:rsid w:val="00D20E45"/>
    <w:rsid w:val="00D217AE"/>
    <w:rsid w:val="00D217FF"/>
    <w:rsid w:val="00D21E65"/>
    <w:rsid w:val="00D220F3"/>
    <w:rsid w:val="00D222EE"/>
    <w:rsid w:val="00D223C7"/>
    <w:rsid w:val="00D22577"/>
    <w:rsid w:val="00D226F8"/>
    <w:rsid w:val="00D22787"/>
    <w:rsid w:val="00D237FD"/>
    <w:rsid w:val="00D2389D"/>
    <w:rsid w:val="00D23BCB"/>
    <w:rsid w:val="00D24418"/>
    <w:rsid w:val="00D2500A"/>
    <w:rsid w:val="00D2573B"/>
    <w:rsid w:val="00D259F5"/>
    <w:rsid w:val="00D264E7"/>
    <w:rsid w:val="00D269AE"/>
    <w:rsid w:val="00D2742F"/>
    <w:rsid w:val="00D27568"/>
    <w:rsid w:val="00D276B6"/>
    <w:rsid w:val="00D300C5"/>
    <w:rsid w:val="00D304FA"/>
    <w:rsid w:val="00D30752"/>
    <w:rsid w:val="00D3091B"/>
    <w:rsid w:val="00D31063"/>
    <w:rsid w:val="00D31126"/>
    <w:rsid w:val="00D31454"/>
    <w:rsid w:val="00D316C7"/>
    <w:rsid w:val="00D316D2"/>
    <w:rsid w:val="00D317E1"/>
    <w:rsid w:val="00D31830"/>
    <w:rsid w:val="00D31DEB"/>
    <w:rsid w:val="00D329C4"/>
    <w:rsid w:val="00D33197"/>
    <w:rsid w:val="00D3374A"/>
    <w:rsid w:val="00D33C68"/>
    <w:rsid w:val="00D34181"/>
    <w:rsid w:val="00D34D11"/>
    <w:rsid w:val="00D359FB"/>
    <w:rsid w:val="00D35B43"/>
    <w:rsid w:val="00D367F7"/>
    <w:rsid w:val="00D374FB"/>
    <w:rsid w:val="00D40970"/>
    <w:rsid w:val="00D40B7E"/>
    <w:rsid w:val="00D40CAF"/>
    <w:rsid w:val="00D40F12"/>
    <w:rsid w:val="00D41316"/>
    <w:rsid w:val="00D41B11"/>
    <w:rsid w:val="00D41C73"/>
    <w:rsid w:val="00D41EE4"/>
    <w:rsid w:val="00D42088"/>
    <w:rsid w:val="00D42419"/>
    <w:rsid w:val="00D427B6"/>
    <w:rsid w:val="00D42B17"/>
    <w:rsid w:val="00D42B1B"/>
    <w:rsid w:val="00D42C59"/>
    <w:rsid w:val="00D43212"/>
    <w:rsid w:val="00D433D9"/>
    <w:rsid w:val="00D4346E"/>
    <w:rsid w:val="00D435A4"/>
    <w:rsid w:val="00D440C6"/>
    <w:rsid w:val="00D44111"/>
    <w:rsid w:val="00D44FFA"/>
    <w:rsid w:val="00D452F3"/>
    <w:rsid w:val="00D4546C"/>
    <w:rsid w:val="00D45A18"/>
    <w:rsid w:val="00D46449"/>
    <w:rsid w:val="00D4671C"/>
    <w:rsid w:val="00D47679"/>
    <w:rsid w:val="00D477AE"/>
    <w:rsid w:val="00D47853"/>
    <w:rsid w:val="00D4794A"/>
    <w:rsid w:val="00D5018B"/>
    <w:rsid w:val="00D50644"/>
    <w:rsid w:val="00D50F43"/>
    <w:rsid w:val="00D518CD"/>
    <w:rsid w:val="00D52673"/>
    <w:rsid w:val="00D52711"/>
    <w:rsid w:val="00D5279F"/>
    <w:rsid w:val="00D52916"/>
    <w:rsid w:val="00D5291F"/>
    <w:rsid w:val="00D52E56"/>
    <w:rsid w:val="00D52F56"/>
    <w:rsid w:val="00D52F73"/>
    <w:rsid w:val="00D53771"/>
    <w:rsid w:val="00D54448"/>
    <w:rsid w:val="00D54470"/>
    <w:rsid w:val="00D54D20"/>
    <w:rsid w:val="00D5560A"/>
    <w:rsid w:val="00D55CBD"/>
    <w:rsid w:val="00D563C1"/>
    <w:rsid w:val="00D564BC"/>
    <w:rsid w:val="00D57989"/>
    <w:rsid w:val="00D6041C"/>
    <w:rsid w:val="00D6074A"/>
    <w:rsid w:val="00D607D2"/>
    <w:rsid w:val="00D60F87"/>
    <w:rsid w:val="00D61B94"/>
    <w:rsid w:val="00D623FE"/>
    <w:rsid w:val="00D6283C"/>
    <w:rsid w:val="00D6291C"/>
    <w:rsid w:val="00D62CDD"/>
    <w:rsid w:val="00D630AD"/>
    <w:rsid w:val="00D632B7"/>
    <w:rsid w:val="00D63CFA"/>
    <w:rsid w:val="00D6417A"/>
    <w:rsid w:val="00D644DF"/>
    <w:rsid w:val="00D64AE5"/>
    <w:rsid w:val="00D65A1B"/>
    <w:rsid w:val="00D65B98"/>
    <w:rsid w:val="00D66117"/>
    <w:rsid w:val="00D6702E"/>
    <w:rsid w:val="00D6722F"/>
    <w:rsid w:val="00D675AA"/>
    <w:rsid w:val="00D7016B"/>
    <w:rsid w:val="00D70464"/>
    <w:rsid w:val="00D709E1"/>
    <w:rsid w:val="00D71106"/>
    <w:rsid w:val="00D71B27"/>
    <w:rsid w:val="00D72802"/>
    <w:rsid w:val="00D7307C"/>
    <w:rsid w:val="00D73548"/>
    <w:rsid w:val="00D73C9B"/>
    <w:rsid w:val="00D745C7"/>
    <w:rsid w:val="00D74639"/>
    <w:rsid w:val="00D7525D"/>
    <w:rsid w:val="00D766E6"/>
    <w:rsid w:val="00D7685A"/>
    <w:rsid w:val="00D76974"/>
    <w:rsid w:val="00D76D0D"/>
    <w:rsid w:val="00D773D4"/>
    <w:rsid w:val="00D77639"/>
    <w:rsid w:val="00D778A4"/>
    <w:rsid w:val="00D77B1B"/>
    <w:rsid w:val="00D8041B"/>
    <w:rsid w:val="00D80861"/>
    <w:rsid w:val="00D80D5E"/>
    <w:rsid w:val="00D81129"/>
    <w:rsid w:val="00D81D64"/>
    <w:rsid w:val="00D81E22"/>
    <w:rsid w:val="00D82426"/>
    <w:rsid w:val="00D82BF1"/>
    <w:rsid w:val="00D82F10"/>
    <w:rsid w:val="00D82FC9"/>
    <w:rsid w:val="00D8386A"/>
    <w:rsid w:val="00D8397B"/>
    <w:rsid w:val="00D83FE7"/>
    <w:rsid w:val="00D84245"/>
    <w:rsid w:val="00D84790"/>
    <w:rsid w:val="00D84EB3"/>
    <w:rsid w:val="00D84ECE"/>
    <w:rsid w:val="00D85152"/>
    <w:rsid w:val="00D854EB"/>
    <w:rsid w:val="00D85551"/>
    <w:rsid w:val="00D855A6"/>
    <w:rsid w:val="00D860AA"/>
    <w:rsid w:val="00D8659C"/>
    <w:rsid w:val="00D86852"/>
    <w:rsid w:val="00D868A8"/>
    <w:rsid w:val="00D870B6"/>
    <w:rsid w:val="00D87B91"/>
    <w:rsid w:val="00D87CB2"/>
    <w:rsid w:val="00D90B16"/>
    <w:rsid w:val="00D91347"/>
    <w:rsid w:val="00D91794"/>
    <w:rsid w:val="00D91B95"/>
    <w:rsid w:val="00D928D1"/>
    <w:rsid w:val="00D92F89"/>
    <w:rsid w:val="00D93F4C"/>
    <w:rsid w:val="00D9468F"/>
    <w:rsid w:val="00D9469C"/>
    <w:rsid w:val="00D94A5D"/>
    <w:rsid w:val="00D95505"/>
    <w:rsid w:val="00D95545"/>
    <w:rsid w:val="00D95C25"/>
    <w:rsid w:val="00D96306"/>
    <w:rsid w:val="00D9649B"/>
    <w:rsid w:val="00D967E6"/>
    <w:rsid w:val="00D96A24"/>
    <w:rsid w:val="00D96C0E"/>
    <w:rsid w:val="00D96F07"/>
    <w:rsid w:val="00D96F9D"/>
    <w:rsid w:val="00D9758B"/>
    <w:rsid w:val="00D9794C"/>
    <w:rsid w:val="00D97A1F"/>
    <w:rsid w:val="00D97CA9"/>
    <w:rsid w:val="00DA0288"/>
    <w:rsid w:val="00DA0A7A"/>
    <w:rsid w:val="00DA0B3B"/>
    <w:rsid w:val="00DA0C4D"/>
    <w:rsid w:val="00DA0DC2"/>
    <w:rsid w:val="00DA107D"/>
    <w:rsid w:val="00DA14EA"/>
    <w:rsid w:val="00DA1761"/>
    <w:rsid w:val="00DA1BF8"/>
    <w:rsid w:val="00DA1F92"/>
    <w:rsid w:val="00DA22AC"/>
    <w:rsid w:val="00DA2623"/>
    <w:rsid w:val="00DA265C"/>
    <w:rsid w:val="00DA308C"/>
    <w:rsid w:val="00DA3798"/>
    <w:rsid w:val="00DA461B"/>
    <w:rsid w:val="00DA47D2"/>
    <w:rsid w:val="00DA4A28"/>
    <w:rsid w:val="00DA5229"/>
    <w:rsid w:val="00DA5B30"/>
    <w:rsid w:val="00DA60A0"/>
    <w:rsid w:val="00DA6552"/>
    <w:rsid w:val="00DA6E24"/>
    <w:rsid w:val="00DA7266"/>
    <w:rsid w:val="00DA7A4B"/>
    <w:rsid w:val="00DA7A89"/>
    <w:rsid w:val="00DA7A98"/>
    <w:rsid w:val="00DB00F8"/>
    <w:rsid w:val="00DB0264"/>
    <w:rsid w:val="00DB0BBB"/>
    <w:rsid w:val="00DB0F8A"/>
    <w:rsid w:val="00DB13A7"/>
    <w:rsid w:val="00DB2085"/>
    <w:rsid w:val="00DB2099"/>
    <w:rsid w:val="00DB23B6"/>
    <w:rsid w:val="00DB2502"/>
    <w:rsid w:val="00DB2538"/>
    <w:rsid w:val="00DB2883"/>
    <w:rsid w:val="00DB2FA5"/>
    <w:rsid w:val="00DB3186"/>
    <w:rsid w:val="00DB3294"/>
    <w:rsid w:val="00DB33AD"/>
    <w:rsid w:val="00DB4535"/>
    <w:rsid w:val="00DB49C9"/>
    <w:rsid w:val="00DB521C"/>
    <w:rsid w:val="00DB532D"/>
    <w:rsid w:val="00DB68AA"/>
    <w:rsid w:val="00DB6E68"/>
    <w:rsid w:val="00DB7033"/>
    <w:rsid w:val="00DB7811"/>
    <w:rsid w:val="00DB78EC"/>
    <w:rsid w:val="00DB7D4E"/>
    <w:rsid w:val="00DB7D55"/>
    <w:rsid w:val="00DB7DC7"/>
    <w:rsid w:val="00DC05E7"/>
    <w:rsid w:val="00DC06F7"/>
    <w:rsid w:val="00DC0972"/>
    <w:rsid w:val="00DC0D3E"/>
    <w:rsid w:val="00DC0E3A"/>
    <w:rsid w:val="00DC0ED9"/>
    <w:rsid w:val="00DC0FD2"/>
    <w:rsid w:val="00DC1974"/>
    <w:rsid w:val="00DC1A30"/>
    <w:rsid w:val="00DC1E11"/>
    <w:rsid w:val="00DC1F03"/>
    <w:rsid w:val="00DC200C"/>
    <w:rsid w:val="00DC2309"/>
    <w:rsid w:val="00DC2E17"/>
    <w:rsid w:val="00DC2E22"/>
    <w:rsid w:val="00DC2ED9"/>
    <w:rsid w:val="00DC2FE5"/>
    <w:rsid w:val="00DC3151"/>
    <w:rsid w:val="00DC364F"/>
    <w:rsid w:val="00DC425B"/>
    <w:rsid w:val="00DC4B44"/>
    <w:rsid w:val="00DC4CE3"/>
    <w:rsid w:val="00DC508B"/>
    <w:rsid w:val="00DC5189"/>
    <w:rsid w:val="00DC5873"/>
    <w:rsid w:val="00DC5A69"/>
    <w:rsid w:val="00DC5EB8"/>
    <w:rsid w:val="00DC632F"/>
    <w:rsid w:val="00DC6549"/>
    <w:rsid w:val="00DC6A51"/>
    <w:rsid w:val="00DC6CB5"/>
    <w:rsid w:val="00DC73D6"/>
    <w:rsid w:val="00DC76E3"/>
    <w:rsid w:val="00DC7A24"/>
    <w:rsid w:val="00DD02F0"/>
    <w:rsid w:val="00DD0A48"/>
    <w:rsid w:val="00DD1C9B"/>
    <w:rsid w:val="00DD1FCC"/>
    <w:rsid w:val="00DD28EB"/>
    <w:rsid w:val="00DD3693"/>
    <w:rsid w:val="00DD3780"/>
    <w:rsid w:val="00DD3A86"/>
    <w:rsid w:val="00DD3B66"/>
    <w:rsid w:val="00DD47D4"/>
    <w:rsid w:val="00DD4827"/>
    <w:rsid w:val="00DD4C55"/>
    <w:rsid w:val="00DD5285"/>
    <w:rsid w:val="00DD52CD"/>
    <w:rsid w:val="00DD5675"/>
    <w:rsid w:val="00DD59EE"/>
    <w:rsid w:val="00DD5B7C"/>
    <w:rsid w:val="00DD5C2F"/>
    <w:rsid w:val="00DD6689"/>
    <w:rsid w:val="00DD6770"/>
    <w:rsid w:val="00DD7762"/>
    <w:rsid w:val="00DD7A75"/>
    <w:rsid w:val="00DD7B2E"/>
    <w:rsid w:val="00DD7B66"/>
    <w:rsid w:val="00DD7CEB"/>
    <w:rsid w:val="00DE0022"/>
    <w:rsid w:val="00DE037D"/>
    <w:rsid w:val="00DE05A7"/>
    <w:rsid w:val="00DE0658"/>
    <w:rsid w:val="00DE094C"/>
    <w:rsid w:val="00DE0A10"/>
    <w:rsid w:val="00DE13A0"/>
    <w:rsid w:val="00DE15B0"/>
    <w:rsid w:val="00DE1EDF"/>
    <w:rsid w:val="00DE2400"/>
    <w:rsid w:val="00DE2437"/>
    <w:rsid w:val="00DE264D"/>
    <w:rsid w:val="00DE2EDB"/>
    <w:rsid w:val="00DE2EE8"/>
    <w:rsid w:val="00DE322A"/>
    <w:rsid w:val="00DE34FA"/>
    <w:rsid w:val="00DE350C"/>
    <w:rsid w:val="00DE3FC1"/>
    <w:rsid w:val="00DE438D"/>
    <w:rsid w:val="00DE45B0"/>
    <w:rsid w:val="00DE4750"/>
    <w:rsid w:val="00DE49F0"/>
    <w:rsid w:val="00DE4AD9"/>
    <w:rsid w:val="00DE4DF2"/>
    <w:rsid w:val="00DE5582"/>
    <w:rsid w:val="00DE59A8"/>
    <w:rsid w:val="00DE5B06"/>
    <w:rsid w:val="00DE5B58"/>
    <w:rsid w:val="00DE63C9"/>
    <w:rsid w:val="00DE649C"/>
    <w:rsid w:val="00DE6A2B"/>
    <w:rsid w:val="00DE6A9E"/>
    <w:rsid w:val="00DE6ED3"/>
    <w:rsid w:val="00DE7145"/>
    <w:rsid w:val="00DE76D5"/>
    <w:rsid w:val="00DE771C"/>
    <w:rsid w:val="00DF0048"/>
    <w:rsid w:val="00DF08C0"/>
    <w:rsid w:val="00DF0BEB"/>
    <w:rsid w:val="00DF0FF7"/>
    <w:rsid w:val="00DF17E8"/>
    <w:rsid w:val="00DF1A79"/>
    <w:rsid w:val="00DF1AAD"/>
    <w:rsid w:val="00DF1D5F"/>
    <w:rsid w:val="00DF28EB"/>
    <w:rsid w:val="00DF30E7"/>
    <w:rsid w:val="00DF32BE"/>
    <w:rsid w:val="00DF32FF"/>
    <w:rsid w:val="00DF3B15"/>
    <w:rsid w:val="00DF4194"/>
    <w:rsid w:val="00DF4845"/>
    <w:rsid w:val="00DF486A"/>
    <w:rsid w:val="00DF4A80"/>
    <w:rsid w:val="00DF4BD4"/>
    <w:rsid w:val="00DF4FE4"/>
    <w:rsid w:val="00DF5087"/>
    <w:rsid w:val="00DF521F"/>
    <w:rsid w:val="00DF5C10"/>
    <w:rsid w:val="00DF618D"/>
    <w:rsid w:val="00DF6740"/>
    <w:rsid w:val="00DF6D01"/>
    <w:rsid w:val="00DF6E2E"/>
    <w:rsid w:val="00DF6F0C"/>
    <w:rsid w:val="00DF7438"/>
    <w:rsid w:val="00DF778D"/>
    <w:rsid w:val="00DF7E23"/>
    <w:rsid w:val="00E0044C"/>
    <w:rsid w:val="00E0074D"/>
    <w:rsid w:val="00E015F2"/>
    <w:rsid w:val="00E01B85"/>
    <w:rsid w:val="00E01E3B"/>
    <w:rsid w:val="00E01EAC"/>
    <w:rsid w:val="00E022D2"/>
    <w:rsid w:val="00E0242E"/>
    <w:rsid w:val="00E0265D"/>
    <w:rsid w:val="00E02AFC"/>
    <w:rsid w:val="00E03394"/>
    <w:rsid w:val="00E03961"/>
    <w:rsid w:val="00E03DBE"/>
    <w:rsid w:val="00E041CF"/>
    <w:rsid w:val="00E045F3"/>
    <w:rsid w:val="00E04AB3"/>
    <w:rsid w:val="00E04D54"/>
    <w:rsid w:val="00E05355"/>
    <w:rsid w:val="00E05817"/>
    <w:rsid w:val="00E0584B"/>
    <w:rsid w:val="00E05CFE"/>
    <w:rsid w:val="00E061B2"/>
    <w:rsid w:val="00E06A6A"/>
    <w:rsid w:val="00E072F2"/>
    <w:rsid w:val="00E074E2"/>
    <w:rsid w:val="00E07F26"/>
    <w:rsid w:val="00E103A8"/>
    <w:rsid w:val="00E10ABA"/>
    <w:rsid w:val="00E11433"/>
    <w:rsid w:val="00E118D9"/>
    <w:rsid w:val="00E11B3F"/>
    <w:rsid w:val="00E121BA"/>
    <w:rsid w:val="00E12642"/>
    <w:rsid w:val="00E12A5D"/>
    <w:rsid w:val="00E12D58"/>
    <w:rsid w:val="00E1333D"/>
    <w:rsid w:val="00E13D4B"/>
    <w:rsid w:val="00E14114"/>
    <w:rsid w:val="00E14359"/>
    <w:rsid w:val="00E148EF"/>
    <w:rsid w:val="00E14964"/>
    <w:rsid w:val="00E14B92"/>
    <w:rsid w:val="00E15072"/>
    <w:rsid w:val="00E157DE"/>
    <w:rsid w:val="00E15C42"/>
    <w:rsid w:val="00E15D55"/>
    <w:rsid w:val="00E16103"/>
    <w:rsid w:val="00E1642A"/>
    <w:rsid w:val="00E167F4"/>
    <w:rsid w:val="00E16D2A"/>
    <w:rsid w:val="00E16E76"/>
    <w:rsid w:val="00E16F85"/>
    <w:rsid w:val="00E172A8"/>
    <w:rsid w:val="00E17715"/>
    <w:rsid w:val="00E17994"/>
    <w:rsid w:val="00E17A17"/>
    <w:rsid w:val="00E17E73"/>
    <w:rsid w:val="00E2004A"/>
    <w:rsid w:val="00E202A9"/>
    <w:rsid w:val="00E20306"/>
    <w:rsid w:val="00E2097C"/>
    <w:rsid w:val="00E2138F"/>
    <w:rsid w:val="00E21EB4"/>
    <w:rsid w:val="00E220D2"/>
    <w:rsid w:val="00E22586"/>
    <w:rsid w:val="00E226C8"/>
    <w:rsid w:val="00E226CB"/>
    <w:rsid w:val="00E22FEF"/>
    <w:rsid w:val="00E23095"/>
    <w:rsid w:val="00E23109"/>
    <w:rsid w:val="00E237F9"/>
    <w:rsid w:val="00E2416A"/>
    <w:rsid w:val="00E2430A"/>
    <w:rsid w:val="00E2444C"/>
    <w:rsid w:val="00E2446F"/>
    <w:rsid w:val="00E244F4"/>
    <w:rsid w:val="00E246E5"/>
    <w:rsid w:val="00E2514E"/>
    <w:rsid w:val="00E255E4"/>
    <w:rsid w:val="00E256EE"/>
    <w:rsid w:val="00E258CA"/>
    <w:rsid w:val="00E258E9"/>
    <w:rsid w:val="00E25E84"/>
    <w:rsid w:val="00E26D3F"/>
    <w:rsid w:val="00E26D8C"/>
    <w:rsid w:val="00E27284"/>
    <w:rsid w:val="00E305BB"/>
    <w:rsid w:val="00E30F6F"/>
    <w:rsid w:val="00E31B94"/>
    <w:rsid w:val="00E323D1"/>
    <w:rsid w:val="00E328CD"/>
    <w:rsid w:val="00E329EC"/>
    <w:rsid w:val="00E3349B"/>
    <w:rsid w:val="00E33577"/>
    <w:rsid w:val="00E33CD4"/>
    <w:rsid w:val="00E340E3"/>
    <w:rsid w:val="00E34C10"/>
    <w:rsid w:val="00E35071"/>
    <w:rsid w:val="00E35DCA"/>
    <w:rsid w:val="00E363C0"/>
    <w:rsid w:val="00E36A18"/>
    <w:rsid w:val="00E36C1B"/>
    <w:rsid w:val="00E37739"/>
    <w:rsid w:val="00E37FF1"/>
    <w:rsid w:val="00E405AA"/>
    <w:rsid w:val="00E40947"/>
    <w:rsid w:val="00E41ADD"/>
    <w:rsid w:val="00E423A2"/>
    <w:rsid w:val="00E426CE"/>
    <w:rsid w:val="00E42947"/>
    <w:rsid w:val="00E43094"/>
    <w:rsid w:val="00E43313"/>
    <w:rsid w:val="00E43560"/>
    <w:rsid w:val="00E43FEF"/>
    <w:rsid w:val="00E44473"/>
    <w:rsid w:val="00E44484"/>
    <w:rsid w:val="00E4452D"/>
    <w:rsid w:val="00E44D44"/>
    <w:rsid w:val="00E44D5D"/>
    <w:rsid w:val="00E450D0"/>
    <w:rsid w:val="00E4549F"/>
    <w:rsid w:val="00E45D24"/>
    <w:rsid w:val="00E4617C"/>
    <w:rsid w:val="00E46454"/>
    <w:rsid w:val="00E46850"/>
    <w:rsid w:val="00E46A21"/>
    <w:rsid w:val="00E47719"/>
    <w:rsid w:val="00E478A3"/>
    <w:rsid w:val="00E47B8D"/>
    <w:rsid w:val="00E50CAF"/>
    <w:rsid w:val="00E51446"/>
    <w:rsid w:val="00E51B28"/>
    <w:rsid w:val="00E52871"/>
    <w:rsid w:val="00E53068"/>
    <w:rsid w:val="00E535F6"/>
    <w:rsid w:val="00E53C14"/>
    <w:rsid w:val="00E53CBC"/>
    <w:rsid w:val="00E53DCD"/>
    <w:rsid w:val="00E53ECC"/>
    <w:rsid w:val="00E540AC"/>
    <w:rsid w:val="00E54D4C"/>
    <w:rsid w:val="00E54DCD"/>
    <w:rsid w:val="00E55015"/>
    <w:rsid w:val="00E55245"/>
    <w:rsid w:val="00E5551F"/>
    <w:rsid w:val="00E558E9"/>
    <w:rsid w:val="00E55CE3"/>
    <w:rsid w:val="00E56693"/>
    <w:rsid w:val="00E56B91"/>
    <w:rsid w:val="00E56F11"/>
    <w:rsid w:val="00E5705E"/>
    <w:rsid w:val="00E57147"/>
    <w:rsid w:val="00E571B6"/>
    <w:rsid w:val="00E579AD"/>
    <w:rsid w:val="00E608B3"/>
    <w:rsid w:val="00E610E0"/>
    <w:rsid w:val="00E614DB"/>
    <w:rsid w:val="00E6190E"/>
    <w:rsid w:val="00E61BFC"/>
    <w:rsid w:val="00E621BD"/>
    <w:rsid w:val="00E627A9"/>
    <w:rsid w:val="00E63538"/>
    <w:rsid w:val="00E63FF4"/>
    <w:rsid w:val="00E64895"/>
    <w:rsid w:val="00E64B2E"/>
    <w:rsid w:val="00E64C8C"/>
    <w:rsid w:val="00E64F09"/>
    <w:rsid w:val="00E65052"/>
    <w:rsid w:val="00E652C4"/>
    <w:rsid w:val="00E65471"/>
    <w:rsid w:val="00E65A94"/>
    <w:rsid w:val="00E65AD6"/>
    <w:rsid w:val="00E664D1"/>
    <w:rsid w:val="00E66514"/>
    <w:rsid w:val="00E665F6"/>
    <w:rsid w:val="00E666B9"/>
    <w:rsid w:val="00E66748"/>
    <w:rsid w:val="00E66754"/>
    <w:rsid w:val="00E66D63"/>
    <w:rsid w:val="00E6775F"/>
    <w:rsid w:val="00E67A7C"/>
    <w:rsid w:val="00E67B20"/>
    <w:rsid w:val="00E7087A"/>
    <w:rsid w:val="00E708DA"/>
    <w:rsid w:val="00E70D0B"/>
    <w:rsid w:val="00E70F24"/>
    <w:rsid w:val="00E71897"/>
    <w:rsid w:val="00E71B00"/>
    <w:rsid w:val="00E723A4"/>
    <w:rsid w:val="00E7282E"/>
    <w:rsid w:val="00E7322C"/>
    <w:rsid w:val="00E733E8"/>
    <w:rsid w:val="00E734DD"/>
    <w:rsid w:val="00E73ACE"/>
    <w:rsid w:val="00E73D03"/>
    <w:rsid w:val="00E73D2E"/>
    <w:rsid w:val="00E744F5"/>
    <w:rsid w:val="00E746B3"/>
    <w:rsid w:val="00E74A3F"/>
    <w:rsid w:val="00E74C31"/>
    <w:rsid w:val="00E74D00"/>
    <w:rsid w:val="00E74EFF"/>
    <w:rsid w:val="00E75186"/>
    <w:rsid w:val="00E754EC"/>
    <w:rsid w:val="00E756CD"/>
    <w:rsid w:val="00E763CD"/>
    <w:rsid w:val="00E76E43"/>
    <w:rsid w:val="00E77024"/>
    <w:rsid w:val="00E77FD8"/>
    <w:rsid w:val="00E80220"/>
    <w:rsid w:val="00E8024E"/>
    <w:rsid w:val="00E802B9"/>
    <w:rsid w:val="00E80352"/>
    <w:rsid w:val="00E80465"/>
    <w:rsid w:val="00E81AE4"/>
    <w:rsid w:val="00E8224B"/>
    <w:rsid w:val="00E82281"/>
    <w:rsid w:val="00E82292"/>
    <w:rsid w:val="00E8246D"/>
    <w:rsid w:val="00E82B3E"/>
    <w:rsid w:val="00E82E3A"/>
    <w:rsid w:val="00E83066"/>
    <w:rsid w:val="00E8319E"/>
    <w:rsid w:val="00E83DA2"/>
    <w:rsid w:val="00E843E4"/>
    <w:rsid w:val="00E847E2"/>
    <w:rsid w:val="00E84EC8"/>
    <w:rsid w:val="00E8521A"/>
    <w:rsid w:val="00E855C8"/>
    <w:rsid w:val="00E8631C"/>
    <w:rsid w:val="00E87256"/>
    <w:rsid w:val="00E8744E"/>
    <w:rsid w:val="00E87891"/>
    <w:rsid w:val="00E90188"/>
    <w:rsid w:val="00E901DD"/>
    <w:rsid w:val="00E90CF1"/>
    <w:rsid w:val="00E91190"/>
    <w:rsid w:val="00E915A4"/>
    <w:rsid w:val="00E91996"/>
    <w:rsid w:val="00E91DE8"/>
    <w:rsid w:val="00E9272B"/>
    <w:rsid w:val="00E927BA"/>
    <w:rsid w:val="00E92A07"/>
    <w:rsid w:val="00E93FF3"/>
    <w:rsid w:val="00E95045"/>
    <w:rsid w:val="00E9525C"/>
    <w:rsid w:val="00E95569"/>
    <w:rsid w:val="00E95E93"/>
    <w:rsid w:val="00E96260"/>
    <w:rsid w:val="00E964DA"/>
    <w:rsid w:val="00E966C4"/>
    <w:rsid w:val="00E96790"/>
    <w:rsid w:val="00E96A68"/>
    <w:rsid w:val="00E96ADF"/>
    <w:rsid w:val="00E96AF0"/>
    <w:rsid w:val="00E9723E"/>
    <w:rsid w:val="00E978C4"/>
    <w:rsid w:val="00EA022D"/>
    <w:rsid w:val="00EA0D41"/>
    <w:rsid w:val="00EA0EB4"/>
    <w:rsid w:val="00EA0EF3"/>
    <w:rsid w:val="00EA149F"/>
    <w:rsid w:val="00EA1612"/>
    <w:rsid w:val="00EA1747"/>
    <w:rsid w:val="00EA192E"/>
    <w:rsid w:val="00EA1946"/>
    <w:rsid w:val="00EA1F15"/>
    <w:rsid w:val="00EA2385"/>
    <w:rsid w:val="00EA2BB4"/>
    <w:rsid w:val="00EA2E0F"/>
    <w:rsid w:val="00EA349B"/>
    <w:rsid w:val="00EA3588"/>
    <w:rsid w:val="00EA383C"/>
    <w:rsid w:val="00EA3C7C"/>
    <w:rsid w:val="00EA4499"/>
    <w:rsid w:val="00EA4AF4"/>
    <w:rsid w:val="00EA4B50"/>
    <w:rsid w:val="00EA4C56"/>
    <w:rsid w:val="00EA544E"/>
    <w:rsid w:val="00EA5CFF"/>
    <w:rsid w:val="00EA6658"/>
    <w:rsid w:val="00EA6660"/>
    <w:rsid w:val="00EA6C69"/>
    <w:rsid w:val="00EA708F"/>
    <w:rsid w:val="00EA7205"/>
    <w:rsid w:val="00EA743A"/>
    <w:rsid w:val="00EA7AA1"/>
    <w:rsid w:val="00EB0AEA"/>
    <w:rsid w:val="00EB12CC"/>
    <w:rsid w:val="00EB1698"/>
    <w:rsid w:val="00EB1983"/>
    <w:rsid w:val="00EB1DEA"/>
    <w:rsid w:val="00EB2559"/>
    <w:rsid w:val="00EB2D13"/>
    <w:rsid w:val="00EB2FB6"/>
    <w:rsid w:val="00EB32FD"/>
    <w:rsid w:val="00EB3940"/>
    <w:rsid w:val="00EB3D2E"/>
    <w:rsid w:val="00EB3EB4"/>
    <w:rsid w:val="00EB44EF"/>
    <w:rsid w:val="00EB4683"/>
    <w:rsid w:val="00EB50C2"/>
    <w:rsid w:val="00EB5516"/>
    <w:rsid w:val="00EB57B8"/>
    <w:rsid w:val="00EB5D33"/>
    <w:rsid w:val="00EB6B9A"/>
    <w:rsid w:val="00EB6E04"/>
    <w:rsid w:val="00EB6F1C"/>
    <w:rsid w:val="00EB7184"/>
    <w:rsid w:val="00EB71E5"/>
    <w:rsid w:val="00EC03D4"/>
    <w:rsid w:val="00EC15CC"/>
    <w:rsid w:val="00EC263E"/>
    <w:rsid w:val="00EC2A79"/>
    <w:rsid w:val="00EC2AC7"/>
    <w:rsid w:val="00EC3427"/>
    <w:rsid w:val="00EC3A9A"/>
    <w:rsid w:val="00EC3C4F"/>
    <w:rsid w:val="00EC4822"/>
    <w:rsid w:val="00EC566A"/>
    <w:rsid w:val="00EC5B2D"/>
    <w:rsid w:val="00EC6E5E"/>
    <w:rsid w:val="00EC7C69"/>
    <w:rsid w:val="00EC7EFB"/>
    <w:rsid w:val="00EC7FC5"/>
    <w:rsid w:val="00ED0158"/>
    <w:rsid w:val="00ED06E0"/>
    <w:rsid w:val="00ED0E6D"/>
    <w:rsid w:val="00ED12AF"/>
    <w:rsid w:val="00ED1566"/>
    <w:rsid w:val="00ED1627"/>
    <w:rsid w:val="00ED1AC7"/>
    <w:rsid w:val="00ED2970"/>
    <w:rsid w:val="00ED2DB2"/>
    <w:rsid w:val="00ED30FB"/>
    <w:rsid w:val="00ED35F7"/>
    <w:rsid w:val="00ED3F1C"/>
    <w:rsid w:val="00ED418B"/>
    <w:rsid w:val="00ED4590"/>
    <w:rsid w:val="00ED482A"/>
    <w:rsid w:val="00ED4D26"/>
    <w:rsid w:val="00ED4DEC"/>
    <w:rsid w:val="00ED501F"/>
    <w:rsid w:val="00ED51C0"/>
    <w:rsid w:val="00ED5952"/>
    <w:rsid w:val="00ED5981"/>
    <w:rsid w:val="00ED624D"/>
    <w:rsid w:val="00ED68BB"/>
    <w:rsid w:val="00ED7F73"/>
    <w:rsid w:val="00EE0B9D"/>
    <w:rsid w:val="00EE2B39"/>
    <w:rsid w:val="00EE2C3D"/>
    <w:rsid w:val="00EE303E"/>
    <w:rsid w:val="00EE3042"/>
    <w:rsid w:val="00EE3467"/>
    <w:rsid w:val="00EE3733"/>
    <w:rsid w:val="00EE38B8"/>
    <w:rsid w:val="00EE38E4"/>
    <w:rsid w:val="00EE39F1"/>
    <w:rsid w:val="00EE3A24"/>
    <w:rsid w:val="00EE42FB"/>
    <w:rsid w:val="00EE476C"/>
    <w:rsid w:val="00EE4F5D"/>
    <w:rsid w:val="00EE54E7"/>
    <w:rsid w:val="00EE57BC"/>
    <w:rsid w:val="00EE581F"/>
    <w:rsid w:val="00EE5AD4"/>
    <w:rsid w:val="00EE5BDD"/>
    <w:rsid w:val="00EE5D48"/>
    <w:rsid w:val="00EE5F52"/>
    <w:rsid w:val="00EE6AA4"/>
    <w:rsid w:val="00EE6C51"/>
    <w:rsid w:val="00EE72FB"/>
    <w:rsid w:val="00EE79BB"/>
    <w:rsid w:val="00EE7FF3"/>
    <w:rsid w:val="00EF0702"/>
    <w:rsid w:val="00EF0CFD"/>
    <w:rsid w:val="00EF0F01"/>
    <w:rsid w:val="00EF125D"/>
    <w:rsid w:val="00EF13C2"/>
    <w:rsid w:val="00EF1711"/>
    <w:rsid w:val="00EF1D8B"/>
    <w:rsid w:val="00EF1F4C"/>
    <w:rsid w:val="00EF2324"/>
    <w:rsid w:val="00EF258F"/>
    <w:rsid w:val="00EF29FB"/>
    <w:rsid w:val="00EF39C5"/>
    <w:rsid w:val="00EF3BD2"/>
    <w:rsid w:val="00EF4244"/>
    <w:rsid w:val="00EF4577"/>
    <w:rsid w:val="00EF4874"/>
    <w:rsid w:val="00EF52AC"/>
    <w:rsid w:val="00EF59A3"/>
    <w:rsid w:val="00EF59D6"/>
    <w:rsid w:val="00EF5B16"/>
    <w:rsid w:val="00EF5D93"/>
    <w:rsid w:val="00EF5DFF"/>
    <w:rsid w:val="00EF5F0B"/>
    <w:rsid w:val="00EF6048"/>
    <w:rsid w:val="00EF60B2"/>
    <w:rsid w:val="00EF62E9"/>
    <w:rsid w:val="00EF682D"/>
    <w:rsid w:val="00EF6E05"/>
    <w:rsid w:val="00EF7C3B"/>
    <w:rsid w:val="00F0096C"/>
    <w:rsid w:val="00F00E3F"/>
    <w:rsid w:val="00F012E5"/>
    <w:rsid w:val="00F01872"/>
    <w:rsid w:val="00F01D5E"/>
    <w:rsid w:val="00F01DB1"/>
    <w:rsid w:val="00F02130"/>
    <w:rsid w:val="00F02B1B"/>
    <w:rsid w:val="00F033A6"/>
    <w:rsid w:val="00F04BC4"/>
    <w:rsid w:val="00F051DF"/>
    <w:rsid w:val="00F053A7"/>
    <w:rsid w:val="00F069C2"/>
    <w:rsid w:val="00F06AEF"/>
    <w:rsid w:val="00F06C60"/>
    <w:rsid w:val="00F06CEB"/>
    <w:rsid w:val="00F0767E"/>
    <w:rsid w:val="00F07905"/>
    <w:rsid w:val="00F07CBE"/>
    <w:rsid w:val="00F10084"/>
    <w:rsid w:val="00F1020D"/>
    <w:rsid w:val="00F114A0"/>
    <w:rsid w:val="00F1173F"/>
    <w:rsid w:val="00F11C9B"/>
    <w:rsid w:val="00F11CC4"/>
    <w:rsid w:val="00F12036"/>
    <w:rsid w:val="00F124E3"/>
    <w:rsid w:val="00F136A6"/>
    <w:rsid w:val="00F136EA"/>
    <w:rsid w:val="00F1424A"/>
    <w:rsid w:val="00F1427B"/>
    <w:rsid w:val="00F14DEB"/>
    <w:rsid w:val="00F15E88"/>
    <w:rsid w:val="00F169F7"/>
    <w:rsid w:val="00F1754B"/>
    <w:rsid w:val="00F17666"/>
    <w:rsid w:val="00F177CD"/>
    <w:rsid w:val="00F17C62"/>
    <w:rsid w:val="00F17DD4"/>
    <w:rsid w:val="00F20D0D"/>
    <w:rsid w:val="00F2113F"/>
    <w:rsid w:val="00F216BA"/>
    <w:rsid w:val="00F221EC"/>
    <w:rsid w:val="00F22233"/>
    <w:rsid w:val="00F23031"/>
    <w:rsid w:val="00F23466"/>
    <w:rsid w:val="00F23743"/>
    <w:rsid w:val="00F2393E"/>
    <w:rsid w:val="00F23954"/>
    <w:rsid w:val="00F239A5"/>
    <w:rsid w:val="00F23A4F"/>
    <w:rsid w:val="00F2406B"/>
    <w:rsid w:val="00F2419E"/>
    <w:rsid w:val="00F242F5"/>
    <w:rsid w:val="00F2457A"/>
    <w:rsid w:val="00F2492F"/>
    <w:rsid w:val="00F24B30"/>
    <w:rsid w:val="00F24E83"/>
    <w:rsid w:val="00F24EFD"/>
    <w:rsid w:val="00F2557D"/>
    <w:rsid w:val="00F25767"/>
    <w:rsid w:val="00F25ECA"/>
    <w:rsid w:val="00F25FFB"/>
    <w:rsid w:val="00F261BE"/>
    <w:rsid w:val="00F265CB"/>
    <w:rsid w:val="00F26636"/>
    <w:rsid w:val="00F268B1"/>
    <w:rsid w:val="00F26D31"/>
    <w:rsid w:val="00F26F88"/>
    <w:rsid w:val="00F27ADD"/>
    <w:rsid w:val="00F27B23"/>
    <w:rsid w:val="00F30A41"/>
    <w:rsid w:val="00F30A7D"/>
    <w:rsid w:val="00F3137D"/>
    <w:rsid w:val="00F313CB"/>
    <w:rsid w:val="00F31B1A"/>
    <w:rsid w:val="00F31DDC"/>
    <w:rsid w:val="00F31F76"/>
    <w:rsid w:val="00F322AB"/>
    <w:rsid w:val="00F32677"/>
    <w:rsid w:val="00F32757"/>
    <w:rsid w:val="00F32BD9"/>
    <w:rsid w:val="00F335D7"/>
    <w:rsid w:val="00F33A0C"/>
    <w:rsid w:val="00F340EC"/>
    <w:rsid w:val="00F3410B"/>
    <w:rsid w:val="00F3428B"/>
    <w:rsid w:val="00F34533"/>
    <w:rsid w:val="00F34C53"/>
    <w:rsid w:val="00F34D22"/>
    <w:rsid w:val="00F34F95"/>
    <w:rsid w:val="00F35141"/>
    <w:rsid w:val="00F355AA"/>
    <w:rsid w:val="00F35A96"/>
    <w:rsid w:val="00F35E05"/>
    <w:rsid w:val="00F35F69"/>
    <w:rsid w:val="00F3624E"/>
    <w:rsid w:val="00F367CA"/>
    <w:rsid w:val="00F36EC5"/>
    <w:rsid w:val="00F3734B"/>
    <w:rsid w:val="00F37638"/>
    <w:rsid w:val="00F379D8"/>
    <w:rsid w:val="00F40D7C"/>
    <w:rsid w:val="00F40E84"/>
    <w:rsid w:val="00F4108D"/>
    <w:rsid w:val="00F414F8"/>
    <w:rsid w:val="00F41530"/>
    <w:rsid w:val="00F4192E"/>
    <w:rsid w:val="00F41A01"/>
    <w:rsid w:val="00F41DB9"/>
    <w:rsid w:val="00F42224"/>
    <w:rsid w:val="00F42A6E"/>
    <w:rsid w:val="00F42F97"/>
    <w:rsid w:val="00F43522"/>
    <w:rsid w:val="00F437A2"/>
    <w:rsid w:val="00F437F5"/>
    <w:rsid w:val="00F439AE"/>
    <w:rsid w:val="00F43C00"/>
    <w:rsid w:val="00F43D4E"/>
    <w:rsid w:val="00F43ED7"/>
    <w:rsid w:val="00F43F7C"/>
    <w:rsid w:val="00F440B5"/>
    <w:rsid w:val="00F443C0"/>
    <w:rsid w:val="00F44BE5"/>
    <w:rsid w:val="00F44D32"/>
    <w:rsid w:val="00F44D62"/>
    <w:rsid w:val="00F45448"/>
    <w:rsid w:val="00F455E0"/>
    <w:rsid w:val="00F45698"/>
    <w:rsid w:val="00F45B26"/>
    <w:rsid w:val="00F45C21"/>
    <w:rsid w:val="00F4602E"/>
    <w:rsid w:val="00F46A55"/>
    <w:rsid w:val="00F472A1"/>
    <w:rsid w:val="00F47429"/>
    <w:rsid w:val="00F47562"/>
    <w:rsid w:val="00F47809"/>
    <w:rsid w:val="00F47DF6"/>
    <w:rsid w:val="00F5073F"/>
    <w:rsid w:val="00F50956"/>
    <w:rsid w:val="00F50B4C"/>
    <w:rsid w:val="00F510DB"/>
    <w:rsid w:val="00F5349C"/>
    <w:rsid w:val="00F53554"/>
    <w:rsid w:val="00F5383E"/>
    <w:rsid w:val="00F5394F"/>
    <w:rsid w:val="00F53CF1"/>
    <w:rsid w:val="00F53DBD"/>
    <w:rsid w:val="00F53F51"/>
    <w:rsid w:val="00F54195"/>
    <w:rsid w:val="00F5495A"/>
    <w:rsid w:val="00F54CC6"/>
    <w:rsid w:val="00F54F44"/>
    <w:rsid w:val="00F55377"/>
    <w:rsid w:val="00F556E0"/>
    <w:rsid w:val="00F558D8"/>
    <w:rsid w:val="00F571A8"/>
    <w:rsid w:val="00F576A0"/>
    <w:rsid w:val="00F57831"/>
    <w:rsid w:val="00F57BAB"/>
    <w:rsid w:val="00F57E45"/>
    <w:rsid w:val="00F60588"/>
    <w:rsid w:val="00F606A3"/>
    <w:rsid w:val="00F61A74"/>
    <w:rsid w:val="00F62B5A"/>
    <w:rsid w:val="00F62CD8"/>
    <w:rsid w:val="00F62E40"/>
    <w:rsid w:val="00F63327"/>
    <w:rsid w:val="00F63EC4"/>
    <w:rsid w:val="00F64072"/>
    <w:rsid w:val="00F6438D"/>
    <w:rsid w:val="00F6511C"/>
    <w:rsid w:val="00F6520F"/>
    <w:rsid w:val="00F652BB"/>
    <w:rsid w:val="00F65737"/>
    <w:rsid w:val="00F65932"/>
    <w:rsid w:val="00F65951"/>
    <w:rsid w:val="00F65B80"/>
    <w:rsid w:val="00F67152"/>
    <w:rsid w:val="00F67903"/>
    <w:rsid w:val="00F67C2C"/>
    <w:rsid w:val="00F67CA1"/>
    <w:rsid w:val="00F700D4"/>
    <w:rsid w:val="00F70259"/>
    <w:rsid w:val="00F702AC"/>
    <w:rsid w:val="00F70A2C"/>
    <w:rsid w:val="00F70F88"/>
    <w:rsid w:val="00F714E7"/>
    <w:rsid w:val="00F71622"/>
    <w:rsid w:val="00F716E2"/>
    <w:rsid w:val="00F71AA5"/>
    <w:rsid w:val="00F71EDA"/>
    <w:rsid w:val="00F71F26"/>
    <w:rsid w:val="00F71F2C"/>
    <w:rsid w:val="00F725D3"/>
    <w:rsid w:val="00F727EA"/>
    <w:rsid w:val="00F72E85"/>
    <w:rsid w:val="00F73048"/>
    <w:rsid w:val="00F733F2"/>
    <w:rsid w:val="00F740B6"/>
    <w:rsid w:val="00F747A3"/>
    <w:rsid w:val="00F74FFA"/>
    <w:rsid w:val="00F7556A"/>
    <w:rsid w:val="00F757A8"/>
    <w:rsid w:val="00F75B00"/>
    <w:rsid w:val="00F75B8C"/>
    <w:rsid w:val="00F75BA0"/>
    <w:rsid w:val="00F766D3"/>
    <w:rsid w:val="00F76B61"/>
    <w:rsid w:val="00F76B6C"/>
    <w:rsid w:val="00F76D10"/>
    <w:rsid w:val="00F76DC2"/>
    <w:rsid w:val="00F778AC"/>
    <w:rsid w:val="00F801A6"/>
    <w:rsid w:val="00F80373"/>
    <w:rsid w:val="00F805B0"/>
    <w:rsid w:val="00F806F9"/>
    <w:rsid w:val="00F80D20"/>
    <w:rsid w:val="00F8139C"/>
    <w:rsid w:val="00F81B78"/>
    <w:rsid w:val="00F81C68"/>
    <w:rsid w:val="00F82392"/>
    <w:rsid w:val="00F828A1"/>
    <w:rsid w:val="00F82908"/>
    <w:rsid w:val="00F83930"/>
    <w:rsid w:val="00F83AB3"/>
    <w:rsid w:val="00F83E16"/>
    <w:rsid w:val="00F84249"/>
    <w:rsid w:val="00F84ECD"/>
    <w:rsid w:val="00F84FD6"/>
    <w:rsid w:val="00F85D00"/>
    <w:rsid w:val="00F862B4"/>
    <w:rsid w:val="00F863F6"/>
    <w:rsid w:val="00F87045"/>
    <w:rsid w:val="00F87A1B"/>
    <w:rsid w:val="00F90A47"/>
    <w:rsid w:val="00F90CE9"/>
    <w:rsid w:val="00F90FC8"/>
    <w:rsid w:val="00F91043"/>
    <w:rsid w:val="00F91122"/>
    <w:rsid w:val="00F9186F"/>
    <w:rsid w:val="00F92072"/>
    <w:rsid w:val="00F93593"/>
    <w:rsid w:val="00F93727"/>
    <w:rsid w:val="00F93980"/>
    <w:rsid w:val="00F93FCB"/>
    <w:rsid w:val="00F944F4"/>
    <w:rsid w:val="00F94C32"/>
    <w:rsid w:val="00F94DCB"/>
    <w:rsid w:val="00F950C4"/>
    <w:rsid w:val="00F950F3"/>
    <w:rsid w:val="00F9551F"/>
    <w:rsid w:val="00F9580D"/>
    <w:rsid w:val="00F95C94"/>
    <w:rsid w:val="00F960F9"/>
    <w:rsid w:val="00F96244"/>
    <w:rsid w:val="00F97B1A"/>
    <w:rsid w:val="00FA0097"/>
    <w:rsid w:val="00FA01E9"/>
    <w:rsid w:val="00FA08D7"/>
    <w:rsid w:val="00FA0D45"/>
    <w:rsid w:val="00FA1307"/>
    <w:rsid w:val="00FA1B2B"/>
    <w:rsid w:val="00FA1D0D"/>
    <w:rsid w:val="00FA1F64"/>
    <w:rsid w:val="00FA2200"/>
    <w:rsid w:val="00FA22F9"/>
    <w:rsid w:val="00FA247D"/>
    <w:rsid w:val="00FA311D"/>
    <w:rsid w:val="00FA320A"/>
    <w:rsid w:val="00FA3314"/>
    <w:rsid w:val="00FA3374"/>
    <w:rsid w:val="00FA35D0"/>
    <w:rsid w:val="00FA3B9A"/>
    <w:rsid w:val="00FA443C"/>
    <w:rsid w:val="00FA483F"/>
    <w:rsid w:val="00FA4A83"/>
    <w:rsid w:val="00FA4C30"/>
    <w:rsid w:val="00FA51DA"/>
    <w:rsid w:val="00FA5526"/>
    <w:rsid w:val="00FA5E5C"/>
    <w:rsid w:val="00FA5FD3"/>
    <w:rsid w:val="00FA6029"/>
    <w:rsid w:val="00FA6282"/>
    <w:rsid w:val="00FA62D2"/>
    <w:rsid w:val="00FA6304"/>
    <w:rsid w:val="00FA64A2"/>
    <w:rsid w:val="00FA6561"/>
    <w:rsid w:val="00FA6B8E"/>
    <w:rsid w:val="00FA6CCE"/>
    <w:rsid w:val="00FA712C"/>
    <w:rsid w:val="00FA73E6"/>
    <w:rsid w:val="00FA776A"/>
    <w:rsid w:val="00FA7A50"/>
    <w:rsid w:val="00FB019F"/>
    <w:rsid w:val="00FB03F5"/>
    <w:rsid w:val="00FB0B4C"/>
    <w:rsid w:val="00FB0D2C"/>
    <w:rsid w:val="00FB0EC8"/>
    <w:rsid w:val="00FB0F33"/>
    <w:rsid w:val="00FB1138"/>
    <w:rsid w:val="00FB166C"/>
    <w:rsid w:val="00FB1725"/>
    <w:rsid w:val="00FB1B03"/>
    <w:rsid w:val="00FB208F"/>
    <w:rsid w:val="00FB210D"/>
    <w:rsid w:val="00FB27F2"/>
    <w:rsid w:val="00FB2B87"/>
    <w:rsid w:val="00FB2DE1"/>
    <w:rsid w:val="00FB2EE1"/>
    <w:rsid w:val="00FB3109"/>
    <w:rsid w:val="00FB38E0"/>
    <w:rsid w:val="00FB3BBB"/>
    <w:rsid w:val="00FB4AE9"/>
    <w:rsid w:val="00FB4B5A"/>
    <w:rsid w:val="00FB4DEF"/>
    <w:rsid w:val="00FB52C4"/>
    <w:rsid w:val="00FB5321"/>
    <w:rsid w:val="00FB5970"/>
    <w:rsid w:val="00FB5F30"/>
    <w:rsid w:val="00FB5F61"/>
    <w:rsid w:val="00FB5F95"/>
    <w:rsid w:val="00FB6131"/>
    <w:rsid w:val="00FB6444"/>
    <w:rsid w:val="00FB65CE"/>
    <w:rsid w:val="00FB6B72"/>
    <w:rsid w:val="00FB762A"/>
    <w:rsid w:val="00FB77C0"/>
    <w:rsid w:val="00FB79ED"/>
    <w:rsid w:val="00FC0E6E"/>
    <w:rsid w:val="00FC1327"/>
    <w:rsid w:val="00FC1500"/>
    <w:rsid w:val="00FC15F0"/>
    <w:rsid w:val="00FC1992"/>
    <w:rsid w:val="00FC1BEF"/>
    <w:rsid w:val="00FC1CB9"/>
    <w:rsid w:val="00FC2992"/>
    <w:rsid w:val="00FC351C"/>
    <w:rsid w:val="00FC3962"/>
    <w:rsid w:val="00FC3A1C"/>
    <w:rsid w:val="00FC3B83"/>
    <w:rsid w:val="00FC5B33"/>
    <w:rsid w:val="00FC5F82"/>
    <w:rsid w:val="00FC60A9"/>
    <w:rsid w:val="00FC60BA"/>
    <w:rsid w:val="00FC71A9"/>
    <w:rsid w:val="00FC7318"/>
    <w:rsid w:val="00FC754E"/>
    <w:rsid w:val="00FC7565"/>
    <w:rsid w:val="00FC78E8"/>
    <w:rsid w:val="00FC7A02"/>
    <w:rsid w:val="00FC7D58"/>
    <w:rsid w:val="00FC7DF3"/>
    <w:rsid w:val="00FD06D9"/>
    <w:rsid w:val="00FD24F8"/>
    <w:rsid w:val="00FD2EC7"/>
    <w:rsid w:val="00FD31ED"/>
    <w:rsid w:val="00FD3253"/>
    <w:rsid w:val="00FD45A7"/>
    <w:rsid w:val="00FD4A1A"/>
    <w:rsid w:val="00FD4B34"/>
    <w:rsid w:val="00FD5272"/>
    <w:rsid w:val="00FD52B8"/>
    <w:rsid w:val="00FD5954"/>
    <w:rsid w:val="00FD64D9"/>
    <w:rsid w:val="00FD66F7"/>
    <w:rsid w:val="00FD6CD4"/>
    <w:rsid w:val="00FD750C"/>
    <w:rsid w:val="00FD77F8"/>
    <w:rsid w:val="00FD7A55"/>
    <w:rsid w:val="00FD7D51"/>
    <w:rsid w:val="00FD7F2E"/>
    <w:rsid w:val="00FE02A7"/>
    <w:rsid w:val="00FE0B71"/>
    <w:rsid w:val="00FE14AD"/>
    <w:rsid w:val="00FE1C5F"/>
    <w:rsid w:val="00FE22A9"/>
    <w:rsid w:val="00FE2766"/>
    <w:rsid w:val="00FE2C96"/>
    <w:rsid w:val="00FE3407"/>
    <w:rsid w:val="00FE3646"/>
    <w:rsid w:val="00FE4516"/>
    <w:rsid w:val="00FE4FB0"/>
    <w:rsid w:val="00FE5615"/>
    <w:rsid w:val="00FE5DF9"/>
    <w:rsid w:val="00FE610A"/>
    <w:rsid w:val="00FE6347"/>
    <w:rsid w:val="00FE6394"/>
    <w:rsid w:val="00FE654C"/>
    <w:rsid w:val="00FE666D"/>
    <w:rsid w:val="00FE680E"/>
    <w:rsid w:val="00FE692A"/>
    <w:rsid w:val="00FE6D4E"/>
    <w:rsid w:val="00FE7011"/>
    <w:rsid w:val="00FE71EC"/>
    <w:rsid w:val="00FE7385"/>
    <w:rsid w:val="00FE7BDB"/>
    <w:rsid w:val="00FF0020"/>
    <w:rsid w:val="00FF09BF"/>
    <w:rsid w:val="00FF2081"/>
    <w:rsid w:val="00FF2171"/>
    <w:rsid w:val="00FF2292"/>
    <w:rsid w:val="00FF244F"/>
    <w:rsid w:val="00FF2F4E"/>
    <w:rsid w:val="00FF395D"/>
    <w:rsid w:val="00FF3B24"/>
    <w:rsid w:val="00FF3F36"/>
    <w:rsid w:val="00FF413E"/>
    <w:rsid w:val="00FF4B84"/>
    <w:rsid w:val="00FF4E0B"/>
    <w:rsid w:val="00FF59DA"/>
    <w:rsid w:val="00FF5A3C"/>
    <w:rsid w:val="00FF6067"/>
    <w:rsid w:val="00FF6211"/>
    <w:rsid w:val="00FF677D"/>
    <w:rsid w:val="00FF6E8B"/>
    <w:rsid w:val="00FF70A4"/>
    <w:rsid w:val="00FF73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6E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23C0"/>
    <w:pPr>
      <w:spacing w:before="60" w:after="60"/>
      <w:jc w:val="both"/>
    </w:pPr>
    <w:rPr>
      <w:rFonts w:ascii="Helvetica 45 Light" w:hAnsi="Helvetica 45 Light"/>
      <w:sz w:val="22"/>
      <w:szCs w:val="24"/>
    </w:rPr>
  </w:style>
  <w:style w:type="paragraph" w:styleId="Titre1">
    <w:name w:val="heading 1"/>
    <w:basedOn w:val="Normal"/>
    <w:next w:val="Normal"/>
    <w:link w:val="Titre1Car"/>
    <w:qFormat/>
    <w:rsid w:val="00574258"/>
    <w:pPr>
      <w:keepNext/>
      <w:pageBreakBefore/>
      <w:numPr>
        <w:numId w:val="4"/>
      </w:numPr>
      <w:spacing w:before="720" w:after="240"/>
      <w:jc w:val="left"/>
      <w:outlineLvl w:val="0"/>
    </w:pPr>
    <w:rPr>
      <w:color w:val="FF6600"/>
      <w:sz w:val="36"/>
      <w:szCs w:val="36"/>
    </w:rPr>
  </w:style>
  <w:style w:type="paragraph" w:styleId="Titre2">
    <w:name w:val="heading 2"/>
    <w:basedOn w:val="Titre1"/>
    <w:next w:val="Normal"/>
    <w:link w:val="Titre2Car"/>
    <w:autoRedefine/>
    <w:qFormat/>
    <w:rsid w:val="008317D1"/>
    <w:pPr>
      <w:pageBreakBefore w:val="0"/>
      <w:numPr>
        <w:ilvl w:val="1"/>
      </w:numPr>
      <w:spacing w:before="240"/>
      <w:outlineLvl w:val="1"/>
    </w:pPr>
    <w:rPr>
      <w:sz w:val="32"/>
      <w:szCs w:val="32"/>
    </w:rPr>
  </w:style>
  <w:style w:type="paragraph" w:styleId="Titre3">
    <w:name w:val="heading 3"/>
    <w:basedOn w:val="Titre2"/>
    <w:next w:val="Normal"/>
    <w:link w:val="Titre3Car"/>
    <w:autoRedefine/>
    <w:qFormat/>
    <w:rsid w:val="00574DC9"/>
    <w:pPr>
      <w:numPr>
        <w:ilvl w:val="2"/>
      </w:numPr>
      <w:tabs>
        <w:tab w:val="clear" w:pos="1843"/>
        <w:tab w:val="num" w:pos="1134"/>
      </w:tabs>
      <w:ind w:left="1134"/>
      <w:outlineLvl w:val="2"/>
    </w:pPr>
    <w:rPr>
      <w:sz w:val="28"/>
      <w:szCs w:val="28"/>
    </w:rPr>
  </w:style>
  <w:style w:type="paragraph" w:styleId="Titre4">
    <w:name w:val="heading 4"/>
    <w:basedOn w:val="Titre2"/>
    <w:next w:val="Normal"/>
    <w:link w:val="Titre4Car"/>
    <w:qFormat/>
    <w:rsid w:val="00574258"/>
    <w:pPr>
      <w:numPr>
        <w:ilvl w:val="3"/>
      </w:numPr>
      <w:tabs>
        <w:tab w:val="clear" w:pos="8931"/>
        <w:tab w:val="num" w:pos="1418"/>
      </w:tabs>
      <w:ind w:left="1418"/>
      <w:outlineLvl w:val="3"/>
    </w:pPr>
    <w:rPr>
      <w:sz w:val="24"/>
      <w:szCs w:val="24"/>
    </w:rPr>
  </w:style>
  <w:style w:type="paragraph" w:styleId="Titre5">
    <w:name w:val="heading 5"/>
    <w:basedOn w:val="Titre4"/>
    <w:next w:val="Normal"/>
    <w:qFormat/>
    <w:rsid w:val="00574258"/>
    <w:pPr>
      <w:numPr>
        <w:ilvl w:val="4"/>
      </w:numPr>
      <w:outlineLvl w:val="4"/>
    </w:pPr>
  </w:style>
  <w:style w:type="paragraph" w:styleId="Titre6">
    <w:name w:val="heading 6"/>
    <w:basedOn w:val="Normal"/>
    <w:next w:val="Normal"/>
    <w:qFormat/>
    <w:rsid w:val="00574258"/>
    <w:pPr>
      <w:spacing w:before="240"/>
      <w:outlineLvl w:val="5"/>
    </w:pPr>
    <w:rPr>
      <w:rFonts w:ascii="Times New Roman" w:hAnsi="Times New Roman"/>
      <w:b/>
      <w:bCs/>
      <w:szCs w:val="22"/>
    </w:rPr>
  </w:style>
  <w:style w:type="paragraph" w:styleId="Titre7">
    <w:name w:val="heading 7"/>
    <w:basedOn w:val="Normal"/>
    <w:next w:val="Normal"/>
    <w:qFormat/>
    <w:rsid w:val="00574258"/>
    <w:pPr>
      <w:spacing w:before="240"/>
      <w:outlineLvl w:val="6"/>
    </w:pPr>
    <w:rPr>
      <w:rFonts w:ascii="Times New Roman" w:hAnsi="Times New Roman"/>
    </w:rPr>
  </w:style>
  <w:style w:type="paragraph" w:styleId="Titre8">
    <w:name w:val="heading 8"/>
    <w:basedOn w:val="Normal"/>
    <w:next w:val="Normal"/>
    <w:qFormat/>
    <w:rsid w:val="00574258"/>
    <w:pPr>
      <w:spacing w:before="240"/>
      <w:outlineLvl w:val="7"/>
    </w:pPr>
    <w:rPr>
      <w:rFonts w:ascii="Times New Roman" w:hAnsi="Times New Roman"/>
      <w:i/>
      <w:iCs/>
    </w:rPr>
  </w:style>
  <w:style w:type="paragraph" w:styleId="Titre9">
    <w:name w:val="heading 9"/>
    <w:basedOn w:val="Normal"/>
    <w:next w:val="Normal"/>
    <w:link w:val="Titre9Car"/>
    <w:qFormat/>
    <w:rsid w:val="007A5D3D"/>
    <w:pPr>
      <w:jc w:val="left"/>
      <w:outlineLvl w:val="8"/>
    </w:pPr>
    <w:rPr>
      <w:rFonts w:cs="Arial"/>
      <w:sz w:val="20"/>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iseenvaleur">
    <w:name w:val="Mise en valeur"/>
    <w:basedOn w:val="Normal"/>
    <w:next w:val="Normal"/>
    <w:link w:val="MiseenvaleurCar"/>
    <w:autoRedefine/>
    <w:rsid w:val="00574258"/>
    <w:rPr>
      <w:rFonts w:ascii="Arial Gras" w:hAnsi="Arial Gras"/>
      <w:b/>
      <w:color w:val="4D4D4D"/>
      <w:szCs w:val="22"/>
    </w:rPr>
  </w:style>
  <w:style w:type="character" w:customStyle="1" w:styleId="MiseenvaleurCar">
    <w:name w:val="Mise en valeur Car"/>
    <w:basedOn w:val="Policepardfaut"/>
    <w:link w:val="Miseenvaleur"/>
    <w:rsid w:val="00574258"/>
    <w:rPr>
      <w:rFonts w:ascii="Arial Gras" w:hAnsi="Arial Gras"/>
      <w:b/>
      <w:color w:val="4D4D4D"/>
      <w:sz w:val="22"/>
      <w:szCs w:val="22"/>
    </w:rPr>
  </w:style>
  <w:style w:type="paragraph" w:customStyle="1" w:styleId="AnnexeA-AQL-OBS">
    <w:name w:val="Annexe A - AQL-OBS"/>
    <w:basedOn w:val="Normal"/>
    <w:next w:val="Normal"/>
    <w:autoRedefine/>
    <w:rsid w:val="00574258"/>
    <w:pPr>
      <w:keepNext/>
      <w:pageBreakBefore/>
      <w:outlineLvl w:val="0"/>
    </w:pPr>
    <w:rPr>
      <w:rFonts w:ascii="Verdana" w:hAnsi="Verdana"/>
      <w:color w:val="FF6600"/>
      <w:sz w:val="36"/>
      <w:szCs w:val="36"/>
    </w:rPr>
  </w:style>
  <w:style w:type="paragraph" w:customStyle="1" w:styleId="AnnexeA1-AQL-OBS">
    <w:name w:val="Annexe A1 - AQL-OBS"/>
    <w:basedOn w:val="AnnexeA-AQL-OBS"/>
    <w:next w:val="Normal"/>
    <w:autoRedefine/>
    <w:rsid w:val="00574258"/>
    <w:pPr>
      <w:pageBreakBefore w:val="0"/>
      <w:numPr>
        <w:ilvl w:val="6"/>
        <w:numId w:val="4"/>
      </w:numPr>
      <w:spacing w:before="120"/>
      <w:outlineLvl w:val="1"/>
    </w:pPr>
    <w:rPr>
      <w:sz w:val="28"/>
      <w:szCs w:val="28"/>
    </w:rPr>
  </w:style>
  <w:style w:type="paragraph" w:customStyle="1" w:styleId="TitreFigure">
    <w:name w:val="Titre Figure"/>
    <w:basedOn w:val="Normal"/>
    <w:next w:val="Normal"/>
    <w:autoRedefine/>
    <w:rsid w:val="00147FB5"/>
    <w:pPr>
      <w:spacing w:before="0" w:after="0"/>
      <w:ind w:left="360" w:hanging="360"/>
      <w:jc w:val="center"/>
    </w:pPr>
    <w:rPr>
      <w:szCs w:val="22"/>
    </w:rPr>
  </w:style>
  <w:style w:type="paragraph" w:customStyle="1" w:styleId="TitreTableau">
    <w:name w:val="Titre Tableau"/>
    <w:basedOn w:val="Normal"/>
    <w:next w:val="Normal"/>
    <w:autoRedefine/>
    <w:rsid w:val="00470CEE"/>
    <w:pPr>
      <w:numPr>
        <w:numId w:val="5"/>
      </w:numPr>
      <w:spacing w:before="0" w:after="0"/>
      <w:jc w:val="center"/>
    </w:pPr>
    <w:rPr>
      <w:szCs w:val="22"/>
    </w:rPr>
  </w:style>
  <w:style w:type="paragraph" w:customStyle="1" w:styleId="Pucesniv1">
    <w:name w:val="Puces niv1"/>
    <w:basedOn w:val="Normal"/>
    <w:rsid w:val="006F4320"/>
    <w:pPr>
      <w:numPr>
        <w:numId w:val="1"/>
      </w:numPr>
      <w:jc w:val="left"/>
    </w:pPr>
    <w:rPr>
      <w:szCs w:val="22"/>
    </w:rPr>
  </w:style>
  <w:style w:type="paragraph" w:customStyle="1" w:styleId="Pucesniv2">
    <w:name w:val="Puces niv2"/>
    <w:basedOn w:val="Pucesniv1"/>
    <w:rsid w:val="00574258"/>
    <w:pPr>
      <w:numPr>
        <w:numId w:val="2"/>
      </w:numPr>
    </w:pPr>
  </w:style>
  <w:style w:type="paragraph" w:customStyle="1" w:styleId="Pucesniv3">
    <w:name w:val="Puces niv3"/>
    <w:basedOn w:val="Normal"/>
    <w:rsid w:val="00AC3CC1"/>
    <w:pPr>
      <w:numPr>
        <w:numId w:val="3"/>
      </w:numPr>
      <w:ind w:left="1197" w:hanging="141"/>
      <w:contextualSpacing/>
      <w:jc w:val="left"/>
    </w:pPr>
  </w:style>
  <w:style w:type="paragraph" w:styleId="TM1">
    <w:name w:val="toc 1"/>
    <w:basedOn w:val="Normal"/>
    <w:next w:val="Normal"/>
    <w:uiPriority w:val="39"/>
    <w:rsid w:val="00574258"/>
    <w:pPr>
      <w:spacing w:after="0"/>
      <w:jc w:val="left"/>
    </w:pPr>
    <w:rPr>
      <w:b/>
      <w:caps/>
    </w:rPr>
  </w:style>
  <w:style w:type="table" w:customStyle="1" w:styleId="Tableau">
    <w:name w:val="Tableau"/>
    <w:basedOn w:val="TableauNormal"/>
    <w:rsid w:val="00574258"/>
    <w:rPr>
      <w:rFonts w:ascii="Arial" w:hAnsi="Arial"/>
      <w:sz w:val="22"/>
    </w:rPr>
    <w:tblP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Pr>
    <w:trPr>
      <w:cantSplit/>
    </w:trPr>
    <w:tcPr>
      <w:shd w:val="clear" w:color="auto" w:fill="auto"/>
      <w:vAlign w:val="center"/>
    </w:tcPr>
    <w:tblStylePr w:type="firstRow">
      <w:rPr>
        <w:rFonts w:ascii="Arial" w:hAnsi="Arial"/>
        <w:b/>
        <w:i w:val="0"/>
        <w:iCs/>
        <w:sz w:val="20"/>
      </w:rPr>
      <w:tblPr/>
      <w:tcPr>
        <w:shd w:val="clear" w:color="auto" w:fill="E6E6E6"/>
      </w:tcPr>
    </w:tblStylePr>
    <w:tblStylePr w:type="lastRow">
      <w:rPr>
        <w:b w:val="0"/>
        <w:color w:val="auto"/>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firstCol">
      <w:rPr>
        <w:b w:val="0"/>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paragraph" w:customStyle="1" w:styleId="Pucesniv1-Corpsdetexte">
    <w:name w:val="Puces niv1-Corps de texte"/>
    <w:basedOn w:val="Pucesniv1"/>
    <w:rsid w:val="00574258"/>
    <w:pPr>
      <w:numPr>
        <w:numId w:val="0"/>
      </w:numPr>
      <w:tabs>
        <w:tab w:val="left" w:pos="720"/>
      </w:tabs>
      <w:ind w:left="720"/>
    </w:pPr>
  </w:style>
  <w:style w:type="paragraph" w:customStyle="1" w:styleId="Pucesniv2-Corpsdetexte">
    <w:name w:val="Puces niv2-Corps de texte"/>
    <w:basedOn w:val="Pucesniv2"/>
    <w:rsid w:val="00574258"/>
    <w:pPr>
      <w:numPr>
        <w:numId w:val="0"/>
      </w:numPr>
      <w:ind w:left="1111"/>
    </w:pPr>
  </w:style>
  <w:style w:type="paragraph" w:customStyle="1" w:styleId="Pucesniv3-Corpsdetexte">
    <w:name w:val="Puces niv3-Corps de texte"/>
    <w:basedOn w:val="Pucesniv3"/>
    <w:rsid w:val="00574258"/>
    <w:pPr>
      <w:numPr>
        <w:numId w:val="0"/>
      </w:numPr>
      <w:ind w:left="1531"/>
    </w:pPr>
  </w:style>
  <w:style w:type="paragraph" w:styleId="TM2">
    <w:name w:val="toc 2"/>
    <w:basedOn w:val="Normal"/>
    <w:next w:val="Normal"/>
    <w:uiPriority w:val="39"/>
    <w:rsid w:val="00574258"/>
    <w:pPr>
      <w:tabs>
        <w:tab w:val="left" w:pos="1134"/>
        <w:tab w:val="right" w:leader="dot" w:pos="9061"/>
      </w:tabs>
      <w:spacing w:after="0"/>
      <w:ind w:left="238"/>
      <w:jc w:val="left"/>
    </w:pPr>
    <w:rPr>
      <w:sz w:val="20"/>
    </w:rPr>
  </w:style>
  <w:style w:type="paragraph" w:styleId="TM3">
    <w:name w:val="toc 3"/>
    <w:basedOn w:val="Normal"/>
    <w:next w:val="Normal"/>
    <w:uiPriority w:val="39"/>
    <w:rsid w:val="00574258"/>
    <w:pPr>
      <w:spacing w:after="0"/>
      <w:ind w:left="482"/>
    </w:pPr>
    <w:rPr>
      <w:sz w:val="20"/>
    </w:rPr>
  </w:style>
  <w:style w:type="paragraph" w:styleId="En-tte">
    <w:name w:val="header"/>
    <w:basedOn w:val="Normal"/>
    <w:semiHidden/>
    <w:rsid w:val="00574258"/>
    <w:pPr>
      <w:tabs>
        <w:tab w:val="center" w:pos="4536"/>
        <w:tab w:val="right" w:pos="9072"/>
      </w:tabs>
    </w:pPr>
  </w:style>
  <w:style w:type="paragraph" w:styleId="Tabledesillustrations">
    <w:name w:val="table of figures"/>
    <w:basedOn w:val="Normal"/>
    <w:next w:val="Normal"/>
    <w:uiPriority w:val="99"/>
    <w:rsid w:val="00574258"/>
  </w:style>
  <w:style w:type="paragraph" w:styleId="TM4">
    <w:name w:val="toc 4"/>
    <w:basedOn w:val="Normal"/>
    <w:next w:val="Normal"/>
    <w:uiPriority w:val="39"/>
    <w:rsid w:val="00574258"/>
    <w:pPr>
      <w:spacing w:after="0"/>
      <w:jc w:val="left"/>
    </w:pPr>
    <w:rPr>
      <w:b/>
      <w:color w:val="4D4D4D"/>
      <w:sz w:val="40"/>
      <w:szCs w:val="40"/>
    </w:rPr>
  </w:style>
  <w:style w:type="paragraph" w:styleId="TM5">
    <w:name w:val="toc 5"/>
    <w:basedOn w:val="Normal"/>
    <w:next w:val="Normal"/>
    <w:uiPriority w:val="39"/>
    <w:rsid w:val="00574258"/>
    <w:pPr>
      <w:spacing w:after="0"/>
      <w:jc w:val="left"/>
    </w:pPr>
    <w:rPr>
      <w:color w:val="4D4D4D"/>
      <w:sz w:val="36"/>
    </w:rPr>
  </w:style>
  <w:style w:type="paragraph" w:styleId="TM9">
    <w:name w:val="toc 9"/>
    <w:basedOn w:val="Normal"/>
    <w:next w:val="Normal"/>
    <w:uiPriority w:val="39"/>
    <w:rsid w:val="00482174"/>
    <w:pPr>
      <w:spacing w:after="0"/>
      <w:jc w:val="left"/>
    </w:pPr>
  </w:style>
  <w:style w:type="paragraph" w:styleId="Pieddepage">
    <w:name w:val="footer"/>
    <w:basedOn w:val="Normal"/>
    <w:autoRedefine/>
    <w:rsid w:val="00574258"/>
    <w:pPr>
      <w:tabs>
        <w:tab w:val="center" w:pos="4536"/>
        <w:tab w:val="right" w:pos="9072"/>
      </w:tabs>
    </w:pPr>
    <w:rPr>
      <w:sz w:val="18"/>
    </w:rPr>
  </w:style>
  <w:style w:type="paragraph" w:customStyle="1" w:styleId="Section">
    <w:name w:val="Section"/>
    <w:basedOn w:val="Normal"/>
    <w:next w:val="Normal"/>
    <w:link w:val="SectionCar"/>
    <w:autoRedefine/>
    <w:rsid w:val="00574258"/>
    <w:pPr>
      <w:keepNext/>
      <w:spacing w:before="240"/>
    </w:pPr>
    <w:rPr>
      <w:color w:val="4D4D4D"/>
      <w:sz w:val="28"/>
      <w:szCs w:val="28"/>
    </w:rPr>
  </w:style>
  <w:style w:type="character" w:styleId="Lienhypertexte">
    <w:name w:val="Hyperlink"/>
    <w:basedOn w:val="Policepardfaut"/>
    <w:uiPriority w:val="99"/>
    <w:rsid w:val="00574258"/>
    <w:rPr>
      <w:color w:val="0000FF"/>
      <w:u w:val="single"/>
    </w:rPr>
  </w:style>
  <w:style w:type="paragraph" w:styleId="Explorateurdedocuments">
    <w:name w:val="Document Map"/>
    <w:basedOn w:val="Normal"/>
    <w:semiHidden/>
    <w:rsid w:val="00574258"/>
    <w:pPr>
      <w:shd w:val="clear" w:color="auto" w:fill="000080"/>
    </w:pPr>
    <w:rPr>
      <w:rFonts w:ascii="Tahoma" w:hAnsi="Tahoma" w:cs="Tahoma"/>
      <w:sz w:val="20"/>
      <w:szCs w:val="20"/>
    </w:rPr>
  </w:style>
  <w:style w:type="table" w:styleId="Grilledutableau">
    <w:name w:val="Table Grid"/>
    <w:basedOn w:val="TableauNormal"/>
    <w:semiHidden/>
    <w:rsid w:val="00574258"/>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574258"/>
    <w:rPr>
      <w:rFonts w:ascii="Helvetica 45 Light" w:hAnsi="Helvetica 45 Light"/>
      <w:color w:val="FF6600"/>
      <w:sz w:val="36"/>
      <w:szCs w:val="36"/>
    </w:rPr>
  </w:style>
  <w:style w:type="character" w:customStyle="1" w:styleId="Titre2Car">
    <w:name w:val="Titre 2 Car"/>
    <w:basedOn w:val="Titre1Car"/>
    <w:link w:val="Titre2"/>
    <w:rsid w:val="008317D1"/>
    <w:rPr>
      <w:rFonts w:ascii="Helvetica 45 Light" w:hAnsi="Helvetica 45 Light"/>
      <w:color w:val="FF6600"/>
      <w:sz w:val="32"/>
      <w:szCs w:val="32"/>
    </w:rPr>
  </w:style>
  <w:style w:type="character" w:customStyle="1" w:styleId="Titre4Car">
    <w:name w:val="Titre 4 Car"/>
    <w:basedOn w:val="Titre2Car"/>
    <w:link w:val="Titre4"/>
    <w:rsid w:val="00574258"/>
    <w:rPr>
      <w:rFonts w:ascii="Helvetica 45 Light" w:hAnsi="Helvetica 45 Light"/>
      <w:color w:val="FF6600"/>
      <w:sz w:val="24"/>
      <w:szCs w:val="24"/>
    </w:rPr>
  </w:style>
  <w:style w:type="character" w:customStyle="1" w:styleId="SectionCar">
    <w:name w:val="Section Car"/>
    <w:basedOn w:val="Policepardfaut"/>
    <w:link w:val="Section"/>
    <w:rsid w:val="00574258"/>
    <w:rPr>
      <w:rFonts w:ascii="Helvetica 45 Light" w:hAnsi="Helvetica 45 Light"/>
      <w:color w:val="4D4D4D"/>
      <w:sz w:val="28"/>
      <w:szCs w:val="28"/>
    </w:rPr>
  </w:style>
  <w:style w:type="paragraph" w:customStyle="1" w:styleId="Titre-section">
    <w:name w:val="Titre-section"/>
    <w:basedOn w:val="Section"/>
    <w:next w:val="Normal"/>
    <w:link w:val="Titre-sectionCar"/>
    <w:autoRedefine/>
    <w:rsid w:val="00574258"/>
    <w:pPr>
      <w:spacing w:after="240"/>
    </w:pPr>
    <w:rPr>
      <w:color w:val="FF6600"/>
      <w:sz w:val="36"/>
      <w:szCs w:val="36"/>
    </w:rPr>
  </w:style>
  <w:style w:type="character" w:customStyle="1" w:styleId="Titre-sectionCar">
    <w:name w:val="Titre-section Car"/>
    <w:basedOn w:val="SectionCar"/>
    <w:link w:val="Titre-section"/>
    <w:rsid w:val="00574258"/>
    <w:rPr>
      <w:rFonts w:ascii="Helvetica 45 Light" w:hAnsi="Helvetica 45 Light"/>
      <w:color w:val="FF6600"/>
      <w:sz w:val="36"/>
      <w:szCs w:val="36"/>
    </w:rPr>
  </w:style>
  <w:style w:type="paragraph" w:customStyle="1" w:styleId="Sous-section">
    <w:name w:val="Sous-section"/>
    <w:basedOn w:val="Titre-section"/>
    <w:next w:val="Normal"/>
    <w:autoRedefine/>
    <w:rsid w:val="00574258"/>
    <w:pPr>
      <w:pBdr>
        <w:bottom w:val="single" w:sz="4" w:space="1" w:color="FF6600"/>
      </w:pBdr>
      <w:spacing w:before="120"/>
    </w:pPr>
    <w:rPr>
      <w:b/>
      <w:sz w:val="22"/>
      <w:szCs w:val="22"/>
    </w:rPr>
  </w:style>
  <w:style w:type="paragraph" w:customStyle="1" w:styleId="CartoucheContenu">
    <w:name w:val="Cartouche Contenu"/>
    <w:basedOn w:val="Normal"/>
    <w:rsid w:val="00574258"/>
    <w:pPr>
      <w:spacing w:after="0"/>
      <w:jc w:val="left"/>
    </w:pPr>
    <w:rPr>
      <w:rFonts w:ascii="Tahoma" w:hAnsi="Tahoma"/>
      <w:sz w:val="16"/>
      <w:szCs w:val="20"/>
    </w:rPr>
  </w:style>
  <w:style w:type="paragraph" w:customStyle="1" w:styleId="CartoucheTitre">
    <w:name w:val="Cartouche Titre"/>
    <w:basedOn w:val="Normal"/>
    <w:rsid w:val="00574258"/>
    <w:pPr>
      <w:spacing w:after="0"/>
      <w:jc w:val="left"/>
    </w:pPr>
    <w:rPr>
      <w:rFonts w:ascii="Tahoma" w:hAnsi="Tahoma"/>
      <w:b/>
      <w:bCs/>
      <w:sz w:val="16"/>
      <w:szCs w:val="20"/>
    </w:rPr>
  </w:style>
  <w:style w:type="character" w:styleId="Marquedecommentaire">
    <w:name w:val="annotation reference"/>
    <w:basedOn w:val="Policepardfaut"/>
    <w:semiHidden/>
    <w:rsid w:val="00574258"/>
    <w:rPr>
      <w:sz w:val="16"/>
      <w:szCs w:val="16"/>
    </w:rPr>
  </w:style>
  <w:style w:type="paragraph" w:styleId="Commentaire">
    <w:name w:val="annotation text"/>
    <w:basedOn w:val="Normal"/>
    <w:semiHidden/>
    <w:rsid w:val="00574258"/>
    <w:rPr>
      <w:sz w:val="20"/>
      <w:szCs w:val="20"/>
    </w:rPr>
  </w:style>
  <w:style w:type="paragraph" w:styleId="Objetducommentaire">
    <w:name w:val="annotation subject"/>
    <w:basedOn w:val="Commentaire"/>
    <w:next w:val="Commentaire"/>
    <w:semiHidden/>
    <w:rsid w:val="00574258"/>
    <w:rPr>
      <w:b/>
      <w:bCs/>
    </w:rPr>
  </w:style>
  <w:style w:type="paragraph" w:styleId="Textedebulles">
    <w:name w:val="Balloon Text"/>
    <w:basedOn w:val="Normal"/>
    <w:semiHidden/>
    <w:rsid w:val="00574258"/>
    <w:rPr>
      <w:rFonts w:ascii="Tahoma" w:hAnsi="Tahoma" w:cs="Tahoma"/>
      <w:sz w:val="16"/>
      <w:szCs w:val="16"/>
    </w:rPr>
  </w:style>
  <w:style w:type="paragraph" w:customStyle="1" w:styleId="Information">
    <w:name w:val="Information"/>
    <w:basedOn w:val="Normal"/>
    <w:next w:val="Normal"/>
    <w:link w:val="InformationCar"/>
    <w:rsid w:val="00574258"/>
    <w:pPr>
      <w:keepNext/>
    </w:pPr>
    <w:rPr>
      <w:i/>
      <w:color w:val="6666FF"/>
    </w:rPr>
  </w:style>
  <w:style w:type="paragraph" w:styleId="TM8">
    <w:name w:val="toc 8"/>
    <w:basedOn w:val="Normal"/>
    <w:next w:val="Normal"/>
    <w:uiPriority w:val="39"/>
    <w:rsid w:val="00574258"/>
    <w:pPr>
      <w:spacing w:after="0"/>
      <w:ind w:left="1542"/>
    </w:pPr>
  </w:style>
  <w:style w:type="paragraph" w:styleId="TM7">
    <w:name w:val="toc 7"/>
    <w:basedOn w:val="Normal"/>
    <w:next w:val="Normal"/>
    <w:uiPriority w:val="39"/>
    <w:rsid w:val="00574258"/>
    <w:pPr>
      <w:spacing w:after="0"/>
      <w:ind w:left="238"/>
    </w:pPr>
  </w:style>
  <w:style w:type="paragraph" w:styleId="TM6">
    <w:name w:val="toc 6"/>
    <w:basedOn w:val="Normal"/>
    <w:next w:val="Normal"/>
    <w:uiPriority w:val="39"/>
    <w:rsid w:val="00574258"/>
    <w:pPr>
      <w:spacing w:after="0"/>
      <w:jc w:val="left"/>
    </w:pPr>
    <w:rPr>
      <w:b/>
      <w:caps/>
      <w:szCs w:val="22"/>
    </w:rPr>
  </w:style>
  <w:style w:type="paragraph" w:customStyle="1" w:styleId="Pucesniv4">
    <w:name w:val="Puces niv4"/>
    <w:basedOn w:val="Pucesniv3"/>
    <w:rsid w:val="00574258"/>
    <w:pPr>
      <w:numPr>
        <w:numId w:val="6"/>
      </w:numPr>
    </w:pPr>
  </w:style>
  <w:style w:type="paragraph" w:customStyle="1" w:styleId="Pucesniv4-Corpsdetexte">
    <w:name w:val="Puces niv4-Corps de texte"/>
    <w:basedOn w:val="Pucesniv4"/>
    <w:rsid w:val="00574258"/>
    <w:pPr>
      <w:numPr>
        <w:numId w:val="0"/>
      </w:numPr>
      <w:ind w:left="1928"/>
    </w:pPr>
  </w:style>
  <w:style w:type="character" w:customStyle="1" w:styleId="InformationCar">
    <w:name w:val="Information Car"/>
    <w:basedOn w:val="Policepardfaut"/>
    <w:link w:val="Information"/>
    <w:rsid w:val="00574258"/>
    <w:rPr>
      <w:rFonts w:ascii="Helvetica 45 Light" w:hAnsi="Helvetica 45 Light"/>
      <w:i/>
      <w:color w:val="6666FF"/>
      <w:sz w:val="22"/>
      <w:szCs w:val="24"/>
    </w:rPr>
  </w:style>
  <w:style w:type="paragraph" w:styleId="Lgende">
    <w:name w:val="caption"/>
    <w:basedOn w:val="Normal"/>
    <w:next w:val="Normal"/>
    <w:unhideWhenUsed/>
    <w:qFormat/>
    <w:rsid w:val="00330C7C"/>
    <w:pPr>
      <w:spacing w:before="0" w:after="200"/>
    </w:pPr>
    <w:rPr>
      <w:b/>
      <w:bCs/>
      <w:color w:val="4F81BD" w:themeColor="accent1"/>
      <w:sz w:val="18"/>
      <w:szCs w:val="18"/>
    </w:rPr>
  </w:style>
  <w:style w:type="paragraph" w:customStyle="1" w:styleId="Liste2V">
    <w:name w:val="Liste 2 V"/>
    <w:basedOn w:val="Normal"/>
    <w:rsid w:val="00445C6E"/>
    <w:pPr>
      <w:numPr>
        <w:numId w:val="7"/>
      </w:numPr>
      <w:tabs>
        <w:tab w:val="clear" w:pos="360"/>
        <w:tab w:val="left" w:pos="851"/>
      </w:tabs>
      <w:spacing w:before="80" w:after="80"/>
      <w:ind w:left="567"/>
    </w:pPr>
    <w:rPr>
      <w:rFonts w:ascii="Verdana" w:hAnsi="Verdana"/>
      <w:sz w:val="20"/>
      <w:szCs w:val="20"/>
    </w:rPr>
  </w:style>
  <w:style w:type="paragraph" w:styleId="Retraitnormal">
    <w:name w:val="Normal Indent"/>
    <w:aliases w:val="Retrait normal Car1,Retrait normal Car Car"/>
    <w:basedOn w:val="Normal"/>
    <w:link w:val="RetraitnormalCar"/>
    <w:rsid w:val="002B5F13"/>
    <w:pPr>
      <w:spacing w:before="0" w:after="0"/>
      <w:ind w:left="708"/>
      <w:jc w:val="left"/>
    </w:pPr>
    <w:rPr>
      <w:sz w:val="20"/>
      <w:szCs w:val="20"/>
      <w:lang w:eastAsia="en-US"/>
    </w:rPr>
  </w:style>
  <w:style w:type="character" w:customStyle="1" w:styleId="RetraitnormalCar">
    <w:name w:val="Retrait normal Car"/>
    <w:aliases w:val="Retrait normal Car1 Car,Retrait normal Car Car Car"/>
    <w:basedOn w:val="Policepardfaut"/>
    <w:link w:val="Retraitnormal"/>
    <w:locked/>
    <w:rsid w:val="002B5F13"/>
    <w:rPr>
      <w:rFonts w:ascii="Arial" w:hAnsi="Arial"/>
      <w:lang w:val="fr-FR" w:eastAsia="en-US" w:bidi="ar-SA"/>
    </w:rPr>
  </w:style>
  <w:style w:type="paragraph" w:customStyle="1" w:styleId="Bloc-information">
    <w:name w:val="Bloc-information"/>
    <w:basedOn w:val="Normal"/>
    <w:qFormat/>
    <w:rsid w:val="00797BD3"/>
    <w:pPr>
      <w:spacing w:before="120" w:after="120"/>
    </w:pPr>
    <w:rPr>
      <w:rFonts w:ascii="Calibri" w:hAnsi="Calibri"/>
      <w:i/>
      <w:szCs w:val="22"/>
    </w:rPr>
  </w:style>
  <w:style w:type="paragraph" w:customStyle="1" w:styleId="InfoBluevisible">
    <w:name w:val="InfoBlue visible"/>
    <w:basedOn w:val="Normal"/>
    <w:next w:val="Normal"/>
    <w:rsid w:val="00FC351C"/>
    <w:pPr>
      <w:keepLines/>
      <w:spacing w:before="0" w:after="0"/>
      <w:jc w:val="left"/>
    </w:pPr>
    <w:rPr>
      <w:i/>
      <w:color w:val="0000FF"/>
      <w:szCs w:val="20"/>
    </w:rPr>
  </w:style>
  <w:style w:type="paragraph" w:styleId="NormalWeb">
    <w:name w:val="Normal (Web)"/>
    <w:basedOn w:val="Normal"/>
    <w:uiPriority w:val="99"/>
    <w:rsid w:val="00AF6DBA"/>
    <w:pPr>
      <w:spacing w:before="100" w:beforeAutospacing="1" w:after="100" w:afterAutospacing="1"/>
      <w:jc w:val="left"/>
    </w:pPr>
    <w:rPr>
      <w:rFonts w:ascii="Times New Roman" w:hAnsi="Times New Roman"/>
      <w:sz w:val="24"/>
    </w:rPr>
  </w:style>
  <w:style w:type="paragraph" w:customStyle="1" w:styleId="Style2">
    <w:name w:val="Style2"/>
    <w:basedOn w:val="TitreFigure"/>
    <w:autoRedefine/>
    <w:qFormat/>
    <w:rsid w:val="00574258"/>
  </w:style>
  <w:style w:type="paragraph" w:customStyle="1" w:styleId="AnnexeA-ITLbs">
    <w:name w:val="Annexe A - IT&amp;L@bs"/>
    <w:basedOn w:val="Normal"/>
    <w:next w:val="Normal"/>
    <w:autoRedefine/>
    <w:rsid w:val="00574258"/>
    <w:pPr>
      <w:keepNext/>
      <w:pageBreakBefore/>
      <w:numPr>
        <w:ilvl w:val="5"/>
        <w:numId w:val="4"/>
      </w:numPr>
      <w:outlineLvl w:val="0"/>
    </w:pPr>
    <w:rPr>
      <w:rFonts w:ascii="Verdana" w:hAnsi="Verdana"/>
      <w:color w:val="FF6600"/>
      <w:sz w:val="36"/>
      <w:szCs w:val="36"/>
    </w:rPr>
  </w:style>
  <w:style w:type="paragraph" w:customStyle="1" w:styleId="OBSParagraphe1">
    <w:name w:val="OBS_Paragraphe1"/>
    <w:basedOn w:val="Normal"/>
    <w:rsid w:val="00163355"/>
    <w:pPr>
      <w:spacing w:before="120" w:after="120"/>
    </w:pPr>
    <w:rPr>
      <w:rFonts w:ascii="Calibri" w:hAnsi="Calibri"/>
      <w:sz w:val="24"/>
    </w:rPr>
  </w:style>
  <w:style w:type="paragraph" w:styleId="Paragraphedeliste">
    <w:name w:val="List Paragraph"/>
    <w:aliases w:val="lp1,Liste à puce - Normal"/>
    <w:basedOn w:val="Normal"/>
    <w:link w:val="ParagraphedelisteCar"/>
    <w:uiPriority w:val="34"/>
    <w:qFormat/>
    <w:rsid w:val="00CD70CD"/>
    <w:pPr>
      <w:ind w:left="720"/>
      <w:contextualSpacing/>
    </w:pPr>
  </w:style>
  <w:style w:type="character" w:styleId="Lienhypertextesuivivisit">
    <w:name w:val="FollowedHyperlink"/>
    <w:basedOn w:val="Policepardfaut"/>
    <w:rsid w:val="00F268B1"/>
    <w:rPr>
      <w:color w:val="800080" w:themeColor="followedHyperlink"/>
      <w:u w:val="single"/>
    </w:rPr>
  </w:style>
  <w:style w:type="character" w:styleId="lev">
    <w:name w:val="Strong"/>
    <w:basedOn w:val="Policepardfaut"/>
    <w:uiPriority w:val="22"/>
    <w:qFormat/>
    <w:rsid w:val="00C64FB6"/>
    <w:rPr>
      <w:b/>
      <w:bCs/>
    </w:rPr>
  </w:style>
  <w:style w:type="character" w:customStyle="1" w:styleId="apple-converted-space">
    <w:name w:val="apple-converted-space"/>
    <w:basedOn w:val="Policepardfaut"/>
    <w:rsid w:val="00C64FB6"/>
  </w:style>
  <w:style w:type="character" w:styleId="Accentuation">
    <w:name w:val="Emphasis"/>
    <w:basedOn w:val="Policepardfaut"/>
    <w:uiPriority w:val="20"/>
    <w:qFormat/>
    <w:rsid w:val="00C64FB6"/>
    <w:rPr>
      <w:i/>
      <w:iCs/>
    </w:rPr>
  </w:style>
  <w:style w:type="paragraph" w:styleId="Notedebasdepage">
    <w:name w:val="footnote text"/>
    <w:basedOn w:val="Normal"/>
    <w:link w:val="NotedebasdepageCar"/>
    <w:rsid w:val="00AA12E6"/>
    <w:pPr>
      <w:spacing w:before="0" w:after="0"/>
    </w:pPr>
    <w:rPr>
      <w:sz w:val="20"/>
      <w:szCs w:val="20"/>
    </w:rPr>
  </w:style>
  <w:style w:type="character" w:customStyle="1" w:styleId="NotedebasdepageCar">
    <w:name w:val="Note de bas de page Car"/>
    <w:basedOn w:val="Policepardfaut"/>
    <w:link w:val="Notedebasdepage"/>
    <w:rsid w:val="00AA12E6"/>
    <w:rPr>
      <w:rFonts w:ascii="Helvetica 45 Light" w:hAnsi="Helvetica 45 Light"/>
    </w:rPr>
  </w:style>
  <w:style w:type="character" w:styleId="Appelnotedebasdep">
    <w:name w:val="footnote reference"/>
    <w:basedOn w:val="Policepardfaut"/>
    <w:rsid w:val="00AA12E6"/>
    <w:rPr>
      <w:vertAlign w:val="superscript"/>
    </w:rPr>
  </w:style>
  <w:style w:type="character" w:customStyle="1" w:styleId="Titre9Car">
    <w:name w:val="Titre 9 Car"/>
    <w:basedOn w:val="Policepardfaut"/>
    <w:link w:val="Titre9"/>
    <w:rsid w:val="008C3960"/>
    <w:rPr>
      <w:rFonts w:ascii="Helvetica 45 Light" w:hAnsi="Helvetica 45 Light" w:cs="Arial"/>
      <w:szCs w:val="22"/>
    </w:rPr>
  </w:style>
  <w:style w:type="paragraph" w:styleId="Rvision">
    <w:name w:val="Revision"/>
    <w:hidden/>
    <w:uiPriority w:val="99"/>
    <w:semiHidden/>
    <w:rsid w:val="00D6702E"/>
    <w:rPr>
      <w:rFonts w:ascii="Helvetica 45 Light" w:hAnsi="Helvetica 45 Light"/>
      <w:sz w:val="22"/>
      <w:szCs w:val="24"/>
    </w:rPr>
  </w:style>
  <w:style w:type="paragraph" w:customStyle="1" w:styleId="Code">
    <w:name w:val="Code"/>
    <w:qFormat/>
    <w:rsid w:val="00B50390"/>
    <w:pPr>
      <w:pBdr>
        <w:top w:val="single" w:sz="4" w:space="3" w:color="auto"/>
        <w:left w:val="single" w:sz="4" w:space="4" w:color="auto"/>
        <w:bottom w:val="single" w:sz="4" w:space="3" w:color="auto"/>
        <w:right w:val="single" w:sz="4" w:space="4" w:color="auto"/>
      </w:pBdr>
      <w:shd w:val="clear" w:color="auto" w:fill="C6D9F1" w:themeFill="text2" w:themeFillTint="33"/>
      <w:spacing w:before="120" w:after="120"/>
    </w:pPr>
    <w:rPr>
      <w:rFonts w:ascii="Calibri" w:hAnsi="Calibri"/>
      <w:i/>
      <w:sz w:val="22"/>
      <w:szCs w:val="22"/>
    </w:rPr>
  </w:style>
  <w:style w:type="character" w:customStyle="1" w:styleId="ParagraphedelisteCar">
    <w:name w:val="Paragraphe de liste Car"/>
    <w:aliases w:val="lp1 Car,Liste à puce - Normal Car"/>
    <w:link w:val="Paragraphedeliste"/>
    <w:uiPriority w:val="99"/>
    <w:locked/>
    <w:rsid w:val="007D2345"/>
    <w:rPr>
      <w:rFonts w:ascii="Helvetica 45 Light" w:hAnsi="Helvetica 45 Light"/>
      <w:sz w:val="22"/>
      <w:szCs w:val="24"/>
    </w:rPr>
  </w:style>
  <w:style w:type="character" w:customStyle="1" w:styleId="lang-en">
    <w:name w:val="lang-en"/>
    <w:basedOn w:val="Policepardfaut"/>
    <w:rsid w:val="00A305E7"/>
  </w:style>
  <w:style w:type="character" w:customStyle="1" w:styleId="Titre3Car">
    <w:name w:val="Titre 3 Car"/>
    <w:basedOn w:val="Policepardfaut"/>
    <w:link w:val="Titre3"/>
    <w:rsid w:val="00574DC9"/>
    <w:rPr>
      <w:rFonts w:ascii="Helvetica 45 Light" w:hAnsi="Helvetica 45 Light"/>
      <w:color w:val="FF6600"/>
      <w:sz w:val="28"/>
      <w:szCs w:val="28"/>
    </w:rPr>
  </w:style>
  <w:style w:type="character" w:customStyle="1" w:styleId="a">
    <w:name w:val="a"/>
    <w:basedOn w:val="Policepardfaut"/>
    <w:rsid w:val="000A7987"/>
  </w:style>
  <w:style w:type="table" w:styleId="Tableausimple2">
    <w:name w:val="Table Simple 2"/>
    <w:basedOn w:val="TableauNormal"/>
    <w:rsid w:val="00C47D3E"/>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Grilledetableau5">
    <w:name w:val="Table Grid 5"/>
    <w:basedOn w:val="TableauNormal"/>
    <w:rsid w:val="00C47D3E"/>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C47D3E"/>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Colonnesdetableau1">
    <w:name w:val="Table Columns 1"/>
    <w:basedOn w:val="TableauNormal"/>
    <w:rsid w:val="00C47D3E"/>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C47D3E"/>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cotitle2">
    <w:name w:val="dico_title_2"/>
    <w:basedOn w:val="Policepardfaut"/>
    <w:rsid w:val="00453407"/>
  </w:style>
  <w:style w:type="paragraph" w:styleId="Notedefin">
    <w:name w:val="endnote text"/>
    <w:basedOn w:val="Normal"/>
    <w:link w:val="NotedefinCar"/>
    <w:rsid w:val="00A1416F"/>
    <w:pPr>
      <w:spacing w:before="0" w:after="0"/>
    </w:pPr>
    <w:rPr>
      <w:sz w:val="20"/>
      <w:szCs w:val="20"/>
    </w:rPr>
  </w:style>
  <w:style w:type="character" w:customStyle="1" w:styleId="NotedefinCar">
    <w:name w:val="Note de fin Car"/>
    <w:basedOn w:val="Policepardfaut"/>
    <w:link w:val="Notedefin"/>
    <w:rsid w:val="00A1416F"/>
    <w:rPr>
      <w:rFonts w:ascii="Helvetica 45 Light" w:hAnsi="Helvetica 45 Light"/>
    </w:rPr>
  </w:style>
  <w:style w:type="character" w:styleId="Appeldenotedefin">
    <w:name w:val="endnote reference"/>
    <w:basedOn w:val="Policepardfaut"/>
    <w:rsid w:val="00A1416F"/>
    <w:rPr>
      <w:vertAlign w:val="superscript"/>
    </w:rPr>
  </w:style>
  <w:style w:type="character" w:styleId="Textedelespacerserv">
    <w:name w:val="Placeholder Text"/>
    <w:basedOn w:val="Policepardfaut"/>
    <w:uiPriority w:val="99"/>
    <w:semiHidden/>
    <w:rsid w:val="00343517"/>
    <w:rPr>
      <w:color w:val="808080"/>
    </w:rPr>
  </w:style>
  <w:style w:type="paragraph" w:styleId="En-ttedetabledesmatires">
    <w:name w:val="TOC Heading"/>
    <w:basedOn w:val="Titre1"/>
    <w:next w:val="Normal"/>
    <w:uiPriority w:val="39"/>
    <w:unhideWhenUsed/>
    <w:qFormat/>
    <w:rsid w:val="00BE424B"/>
    <w:pPr>
      <w:keepLines/>
      <w:pageBreakBefore w:val="0"/>
      <w:numPr>
        <w:numId w:val="0"/>
      </w:num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23C0"/>
    <w:pPr>
      <w:spacing w:before="60" w:after="60"/>
      <w:jc w:val="both"/>
    </w:pPr>
    <w:rPr>
      <w:rFonts w:ascii="Helvetica 45 Light" w:hAnsi="Helvetica 45 Light"/>
      <w:sz w:val="22"/>
      <w:szCs w:val="24"/>
    </w:rPr>
  </w:style>
  <w:style w:type="paragraph" w:styleId="Titre1">
    <w:name w:val="heading 1"/>
    <w:basedOn w:val="Normal"/>
    <w:next w:val="Normal"/>
    <w:link w:val="Titre1Car"/>
    <w:qFormat/>
    <w:rsid w:val="00574258"/>
    <w:pPr>
      <w:keepNext/>
      <w:pageBreakBefore/>
      <w:numPr>
        <w:numId w:val="4"/>
      </w:numPr>
      <w:spacing w:before="720" w:after="240"/>
      <w:jc w:val="left"/>
      <w:outlineLvl w:val="0"/>
    </w:pPr>
    <w:rPr>
      <w:color w:val="FF6600"/>
      <w:sz w:val="36"/>
      <w:szCs w:val="36"/>
    </w:rPr>
  </w:style>
  <w:style w:type="paragraph" w:styleId="Titre2">
    <w:name w:val="heading 2"/>
    <w:basedOn w:val="Titre1"/>
    <w:next w:val="Normal"/>
    <w:link w:val="Titre2Car"/>
    <w:autoRedefine/>
    <w:qFormat/>
    <w:rsid w:val="008317D1"/>
    <w:pPr>
      <w:pageBreakBefore w:val="0"/>
      <w:numPr>
        <w:ilvl w:val="1"/>
      </w:numPr>
      <w:spacing w:before="240"/>
      <w:outlineLvl w:val="1"/>
    </w:pPr>
    <w:rPr>
      <w:sz w:val="32"/>
      <w:szCs w:val="32"/>
    </w:rPr>
  </w:style>
  <w:style w:type="paragraph" w:styleId="Titre3">
    <w:name w:val="heading 3"/>
    <w:basedOn w:val="Titre2"/>
    <w:next w:val="Normal"/>
    <w:link w:val="Titre3Car"/>
    <w:autoRedefine/>
    <w:qFormat/>
    <w:rsid w:val="00574DC9"/>
    <w:pPr>
      <w:numPr>
        <w:ilvl w:val="2"/>
      </w:numPr>
      <w:tabs>
        <w:tab w:val="clear" w:pos="1843"/>
        <w:tab w:val="num" w:pos="1134"/>
      </w:tabs>
      <w:ind w:left="1134"/>
      <w:outlineLvl w:val="2"/>
    </w:pPr>
    <w:rPr>
      <w:sz w:val="28"/>
      <w:szCs w:val="28"/>
    </w:rPr>
  </w:style>
  <w:style w:type="paragraph" w:styleId="Titre4">
    <w:name w:val="heading 4"/>
    <w:basedOn w:val="Titre2"/>
    <w:next w:val="Normal"/>
    <w:link w:val="Titre4Car"/>
    <w:qFormat/>
    <w:rsid w:val="00574258"/>
    <w:pPr>
      <w:numPr>
        <w:ilvl w:val="3"/>
      </w:numPr>
      <w:tabs>
        <w:tab w:val="clear" w:pos="8931"/>
        <w:tab w:val="num" w:pos="1418"/>
      </w:tabs>
      <w:ind w:left="1418"/>
      <w:outlineLvl w:val="3"/>
    </w:pPr>
    <w:rPr>
      <w:sz w:val="24"/>
      <w:szCs w:val="24"/>
    </w:rPr>
  </w:style>
  <w:style w:type="paragraph" w:styleId="Titre5">
    <w:name w:val="heading 5"/>
    <w:basedOn w:val="Titre4"/>
    <w:next w:val="Normal"/>
    <w:qFormat/>
    <w:rsid w:val="00574258"/>
    <w:pPr>
      <w:numPr>
        <w:ilvl w:val="4"/>
      </w:numPr>
      <w:outlineLvl w:val="4"/>
    </w:pPr>
  </w:style>
  <w:style w:type="paragraph" w:styleId="Titre6">
    <w:name w:val="heading 6"/>
    <w:basedOn w:val="Normal"/>
    <w:next w:val="Normal"/>
    <w:qFormat/>
    <w:rsid w:val="00574258"/>
    <w:pPr>
      <w:spacing w:before="240"/>
      <w:outlineLvl w:val="5"/>
    </w:pPr>
    <w:rPr>
      <w:rFonts w:ascii="Times New Roman" w:hAnsi="Times New Roman"/>
      <w:b/>
      <w:bCs/>
      <w:szCs w:val="22"/>
    </w:rPr>
  </w:style>
  <w:style w:type="paragraph" w:styleId="Titre7">
    <w:name w:val="heading 7"/>
    <w:basedOn w:val="Normal"/>
    <w:next w:val="Normal"/>
    <w:qFormat/>
    <w:rsid w:val="00574258"/>
    <w:pPr>
      <w:spacing w:before="240"/>
      <w:outlineLvl w:val="6"/>
    </w:pPr>
    <w:rPr>
      <w:rFonts w:ascii="Times New Roman" w:hAnsi="Times New Roman"/>
    </w:rPr>
  </w:style>
  <w:style w:type="paragraph" w:styleId="Titre8">
    <w:name w:val="heading 8"/>
    <w:basedOn w:val="Normal"/>
    <w:next w:val="Normal"/>
    <w:qFormat/>
    <w:rsid w:val="00574258"/>
    <w:pPr>
      <w:spacing w:before="240"/>
      <w:outlineLvl w:val="7"/>
    </w:pPr>
    <w:rPr>
      <w:rFonts w:ascii="Times New Roman" w:hAnsi="Times New Roman"/>
      <w:i/>
      <w:iCs/>
    </w:rPr>
  </w:style>
  <w:style w:type="paragraph" w:styleId="Titre9">
    <w:name w:val="heading 9"/>
    <w:basedOn w:val="Normal"/>
    <w:next w:val="Normal"/>
    <w:link w:val="Titre9Car"/>
    <w:qFormat/>
    <w:rsid w:val="007A5D3D"/>
    <w:pPr>
      <w:jc w:val="left"/>
      <w:outlineLvl w:val="8"/>
    </w:pPr>
    <w:rPr>
      <w:rFonts w:cs="Arial"/>
      <w:sz w:val="20"/>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iseenvaleur">
    <w:name w:val="Mise en valeur"/>
    <w:basedOn w:val="Normal"/>
    <w:next w:val="Normal"/>
    <w:link w:val="MiseenvaleurCar"/>
    <w:autoRedefine/>
    <w:rsid w:val="00574258"/>
    <w:rPr>
      <w:rFonts w:ascii="Arial Gras" w:hAnsi="Arial Gras"/>
      <w:b/>
      <w:color w:val="4D4D4D"/>
      <w:szCs w:val="22"/>
    </w:rPr>
  </w:style>
  <w:style w:type="character" w:customStyle="1" w:styleId="MiseenvaleurCar">
    <w:name w:val="Mise en valeur Car"/>
    <w:basedOn w:val="Policepardfaut"/>
    <w:link w:val="Miseenvaleur"/>
    <w:rsid w:val="00574258"/>
    <w:rPr>
      <w:rFonts w:ascii="Arial Gras" w:hAnsi="Arial Gras"/>
      <w:b/>
      <w:color w:val="4D4D4D"/>
      <w:sz w:val="22"/>
      <w:szCs w:val="22"/>
    </w:rPr>
  </w:style>
  <w:style w:type="paragraph" w:customStyle="1" w:styleId="AnnexeA-AQL-OBS">
    <w:name w:val="Annexe A - AQL-OBS"/>
    <w:basedOn w:val="Normal"/>
    <w:next w:val="Normal"/>
    <w:autoRedefine/>
    <w:rsid w:val="00574258"/>
    <w:pPr>
      <w:keepNext/>
      <w:pageBreakBefore/>
      <w:outlineLvl w:val="0"/>
    </w:pPr>
    <w:rPr>
      <w:rFonts w:ascii="Verdana" w:hAnsi="Verdana"/>
      <w:color w:val="FF6600"/>
      <w:sz w:val="36"/>
      <w:szCs w:val="36"/>
    </w:rPr>
  </w:style>
  <w:style w:type="paragraph" w:customStyle="1" w:styleId="AnnexeA1-AQL-OBS">
    <w:name w:val="Annexe A1 - AQL-OBS"/>
    <w:basedOn w:val="AnnexeA-AQL-OBS"/>
    <w:next w:val="Normal"/>
    <w:autoRedefine/>
    <w:rsid w:val="00574258"/>
    <w:pPr>
      <w:pageBreakBefore w:val="0"/>
      <w:numPr>
        <w:ilvl w:val="6"/>
        <w:numId w:val="4"/>
      </w:numPr>
      <w:spacing w:before="120"/>
      <w:outlineLvl w:val="1"/>
    </w:pPr>
    <w:rPr>
      <w:sz w:val="28"/>
      <w:szCs w:val="28"/>
    </w:rPr>
  </w:style>
  <w:style w:type="paragraph" w:customStyle="1" w:styleId="TitreFigure">
    <w:name w:val="Titre Figure"/>
    <w:basedOn w:val="Normal"/>
    <w:next w:val="Normal"/>
    <w:autoRedefine/>
    <w:rsid w:val="00147FB5"/>
    <w:pPr>
      <w:spacing w:before="0" w:after="0"/>
      <w:ind w:left="360" w:hanging="360"/>
      <w:jc w:val="center"/>
    </w:pPr>
    <w:rPr>
      <w:szCs w:val="22"/>
    </w:rPr>
  </w:style>
  <w:style w:type="paragraph" w:customStyle="1" w:styleId="TitreTableau">
    <w:name w:val="Titre Tableau"/>
    <w:basedOn w:val="Normal"/>
    <w:next w:val="Normal"/>
    <w:autoRedefine/>
    <w:rsid w:val="00470CEE"/>
    <w:pPr>
      <w:numPr>
        <w:numId w:val="5"/>
      </w:numPr>
      <w:spacing w:before="0" w:after="0"/>
      <w:jc w:val="center"/>
    </w:pPr>
    <w:rPr>
      <w:szCs w:val="22"/>
    </w:rPr>
  </w:style>
  <w:style w:type="paragraph" w:customStyle="1" w:styleId="Pucesniv1">
    <w:name w:val="Puces niv1"/>
    <w:basedOn w:val="Normal"/>
    <w:rsid w:val="006F4320"/>
    <w:pPr>
      <w:numPr>
        <w:numId w:val="1"/>
      </w:numPr>
      <w:jc w:val="left"/>
    </w:pPr>
    <w:rPr>
      <w:szCs w:val="22"/>
    </w:rPr>
  </w:style>
  <w:style w:type="paragraph" w:customStyle="1" w:styleId="Pucesniv2">
    <w:name w:val="Puces niv2"/>
    <w:basedOn w:val="Pucesniv1"/>
    <w:rsid w:val="00574258"/>
    <w:pPr>
      <w:numPr>
        <w:numId w:val="2"/>
      </w:numPr>
    </w:pPr>
  </w:style>
  <w:style w:type="paragraph" w:customStyle="1" w:styleId="Pucesniv3">
    <w:name w:val="Puces niv3"/>
    <w:basedOn w:val="Normal"/>
    <w:rsid w:val="00AC3CC1"/>
    <w:pPr>
      <w:numPr>
        <w:numId w:val="3"/>
      </w:numPr>
      <w:ind w:left="1197" w:hanging="141"/>
      <w:contextualSpacing/>
      <w:jc w:val="left"/>
    </w:pPr>
  </w:style>
  <w:style w:type="paragraph" w:styleId="TM1">
    <w:name w:val="toc 1"/>
    <w:basedOn w:val="Normal"/>
    <w:next w:val="Normal"/>
    <w:uiPriority w:val="39"/>
    <w:rsid w:val="00574258"/>
    <w:pPr>
      <w:spacing w:after="0"/>
      <w:jc w:val="left"/>
    </w:pPr>
    <w:rPr>
      <w:b/>
      <w:caps/>
    </w:rPr>
  </w:style>
  <w:style w:type="table" w:customStyle="1" w:styleId="Tableau">
    <w:name w:val="Tableau"/>
    <w:basedOn w:val="TableauNormal"/>
    <w:rsid w:val="00574258"/>
    <w:rPr>
      <w:rFonts w:ascii="Arial" w:hAnsi="Arial"/>
      <w:sz w:val="22"/>
    </w:rPr>
    <w:tblP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Pr>
    <w:trPr>
      <w:cantSplit/>
    </w:trPr>
    <w:tcPr>
      <w:shd w:val="clear" w:color="auto" w:fill="auto"/>
      <w:vAlign w:val="center"/>
    </w:tcPr>
    <w:tblStylePr w:type="firstRow">
      <w:rPr>
        <w:rFonts w:ascii="Arial" w:hAnsi="Arial"/>
        <w:b/>
        <w:i w:val="0"/>
        <w:iCs/>
        <w:sz w:val="20"/>
      </w:rPr>
      <w:tblPr/>
      <w:tcPr>
        <w:shd w:val="clear" w:color="auto" w:fill="E6E6E6"/>
      </w:tcPr>
    </w:tblStylePr>
    <w:tblStylePr w:type="lastRow">
      <w:rPr>
        <w:b w:val="0"/>
        <w:color w:val="auto"/>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firstCol">
      <w:rPr>
        <w:b w:val="0"/>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paragraph" w:customStyle="1" w:styleId="Pucesniv1-Corpsdetexte">
    <w:name w:val="Puces niv1-Corps de texte"/>
    <w:basedOn w:val="Pucesniv1"/>
    <w:rsid w:val="00574258"/>
    <w:pPr>
      <w:numPr>
        <w:numId w:val="0"/>
      </w:numPr>
      <w:tabs>
        <w:tab w:val="left" w:pos="720"/>
      </w:tabs>
      <w:ind w:left="720"/>
    </w:pPr>
  </w:style>
  <w:style w:type="paragraph" w:customStyle="1" w:styleId="Pucesniv2-Corpsdetexte">
    <w:name w:val="Puces niv2-Corps de texte"/>
    <w:basedOn w:val="Pucesniv2"/>
    <w:rsid w:val="00574258"/>
    <w:pPr>
      <w:numPr>
        <w:numId w:val="0"/>
      </w:numPr>
      <w:ind w:left="1111"/>
    </w:pPr>
  </w:style>
  <w:style w:type="paragraph" w:customStyle="1" w:styleId="Pucesniv3-Corpsdetexte">
    <w:name w:val="Puces niv3-Corps de texte"/>
    <w:basedOn w:val="Pucesniv3"/>
    <w:rsid w:val="00574258"/>
    <w:pPr>
      <w:numPr>
        <w:numId w:val="0"/>
      </w:numPr>
      <w:ind w:left="1531"/>
    </w:pPr>
  </w:style>
  <w:style w:type="paragraph" w:styleId="TM2">
    <w:name w:val="toc 2"/>
    <w:basedOn w:val="Normal"/>
    <w:next w:val="Normal"/>
    <w:uiPriority w:val="39"/>
    <w:rsid w:val="00574258"/>
    <w:pPr>
      <w:tabs>
        <w:tab w:val="left" w:pos="1134"/>
        <w:tab w:val="right" w:leader="dot" w:pos="9061"/>
      </w:tabs>
      <w:spacing w:after="0"/>
      <w:ind w:left="238"/>
      <w:jc w:val="left"/>
    </w:pPr>
    <w:rPr>
      <w:sz w:val="20"/>
    </w:rPr>
  </w:style>
  <w:style w:type="paragraph" w:styleId="TM3">
    <w:name w:val="toc 3"/>
    <w:basedOn w:val="Normal"/>
    <w:next w:val="Normal"/>
    <w:uiPriority w:val="39"/>
    <w:rsid w:val="00574258"/>
    <w:pPr>
      <w:spacing w:after="0"/>
      <w:ind w:left="482"/>
    </w:pPr>
    <w:rPr>
      <w:sz w:val="20"/>
    </w:rPr>
  </w:style>
  <w:style w:type="paragraph" w:styleId="En-tte">
    <w:name w:val="header"/>
    <w:basedOn w:val="Normal"/>
    <w:semiHidden/>
    <w:rsid w:val="00574258"/>
    <w:pPr>
      <w:tabs>
        <w:tab w:val="center" w:pos="4536"/>
        <w:tab w:val="right" w:pos="9072"/>
      </w:tabs>
    </w:pPr>
  </w:style>
  <w:style w:type="paragraph" w:styleId="Tabledesillustrations">
    <w:name w:val="table of figures"/>
    <w:basedOn w:val="Normal"/>
    <w:next w:val="Normal"/>
    <w:uiPriority w:val="99"/>
    <w:rsid w:val="00574258"/>
  </w:style>
  <w:style w:type="paragraph" w:styleId="TM4">
    <w:name w:val="toc 4"/>
    <w:basedOn w:val="Normal"/>
    <w:next w:val="Normal"/>
    <w:uiPriority w:val="39"/>
    <w:rsid w:val="00574258"/>
    <w:pPr>
      <w:spacing w:after="0"/>
      <w:jc w:val="left"/>
    </w:pPr>
    <w:rPr>
      <w:b/>
      <w:color w:val="4D4D4D"/>
      <w:sz w:val="40"/>
      <w:szCs w:val="40"/>
    </w:rPr>
  </w:style>
  <w:style w:type="paragraph" w:styleId="TM5">
    <w:name w:val="toc 5"/>
    <w:basedOn w:val="Normal"/>
    <w:next w:val="Normal"/>
    <w:uiPriority w:val="39"/>
    <w:rsid w:val="00574258"/>
    <w:pPr>
      <w:spacing w:after="0"/>
      <w:jc w:val="left"/>
    </w:pPr>
    <w:rPr>
      <w:color w:val="4D4D4D"/>
      <w:sz w:val="36"/>
    </w:rPr>
  </w:style>
  <w:style w:type="paragraph" w:styleId="TM9">
    <w:name w:val="toc 9"/>
    <w:basedOn w:val="Normal"/>
    <w:next w:val="Normal"/>
    <w:uiPriority w:val="39"/>
    <w:rsid w:val="00482174"/>
    <w:pPr>
      <w:spacing w:after="0"/>
      <w:jc w:val="left"/>
    </w:pPr>
  </w:style>
  <w:style w:type="paragraph" w:styleId="Pieddepage">
    <w:name w:val="footer"/>
    <w:basedOn w:val="Normal"/>
    <w:autoRedefine/>
    <w:rsid w:val="00574258"/>
    <w:pPr>
      <w:tabs>
        <w:tab w:val="center" w:pos="4536"/>
        <w:tab w:val="right" w:pos="9072"/>
      </w:tabs>
    </w:pPr>
    <w:rPr>
      <w:sz w:val="18"/>
    </w:rPr>
  </w:style>
  <w:style w:type="paragraph" w:customStyle="1" w:styleId="Section">
    <w:name w:val="Section"/>
    <w:basedOn w:val="Normal"/>
    <w:next w:val="Normal"/>
    <w:link w:val="SectionCar"/>
    <w:autoRedefine/>
    <w:rsid w:val="00574258"/>
    <w:pPr>
      <w:keepNext/>
      <w:spacing w:before="240"/>
    </w:pPr>
    <w:rPr>
      <w:color w:val="4D4D4D"/>
      <w:sz w:val="28"/>
      <w:szCs w:val="28"/>
    </w:rPr>
  </w:style>
  <w:style w:type="character" w:styleId="Lienhypertexte">
    <w:name w:val="Hyperlink"/>
    <w:basedOn w:val="Policepardfaut"/>
    <w:uiPriority w:val="99"/>
    <w:rsid w:val="00574258"/>
    <w:rPr>
      <w:color w:val="0000FF"/>
      <w:u w:val="single"/>
    </w:rPr>
  </w:style>
  <w:style w:type="paragraph" w:styleId="Explorateurdedocuments">
    <w:name w:val="Document Map"/>
    <w:basedOn w:val="Normal"/>
    <w:semiHidden/>
    <w:rsid w:val="00574258"/>
    <w:pPr>
      <w:shd w:val="clear" w:color="auto" w:fill="000080"/>
    </w:pPr>
    <w:rPr>
      <w:rFonts w:ascii="Tahoma" w:hAnsi="Tahoma" w:cs="Tahoma"/>
      <w:sz w:val="20"/>
      <w:szCs w:val="20"/>
    </w:rPr>
  </w:style>
  <w:style w:type="table" w:styleId="Grilledutableau">
    <w:name w:val="Table Grid"/>
    <w:basedOn w:val="TableauNormal"/>
    <w:semiHidden/>
    <w:rsid w:val="00574258"/>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574258"/>
    <w:rPr>
      <w:rFonts w:ascii="Helvetica 45 Light" w:hAnsi="Helvetica 45 Light"/>
      <w:color w:val="FF6600"/>
      <w:sz w:val="36"/>
      <w:szCs w:val="36"/>
    </w:rPr>
  </w:style>
  <w:style w:type="character" w:customStyle="1" w:styleId="Titre2Car">
    <w:name w:val="Titre 2 Car"/>
    <w:basedOn w:val="Titre1Car"/>
    <w:link w:val="Titre2"/>
    <w:rsid w:val="008317D1"/>
    <w:rPr>
      <w:rFonts w:ascii="Helvetica 45 Light" w:hAnsi="Helvetica 45 Light"/>
      <w:color w:val="FF6600"/>
      <w:sz w:val="32"/>
      <w:szCs w:val="32"/>
    </w:rPr>
  </w:style>
  <w:style w:type="character" w:customStyle="1" w:styleId="Titre4Car">
    <w:name w:val="Titre 4 Car"/>
    <w:basedOn w:val="Titre2Car"/>
    <w:link w:val="Titre4"/>
    <w:rsid w:val="00574258"/>
    <w:rPr>
      <w:rFonts w:ascii="Helvetica 45 Light" w:hAnsi="Helvetica 45 Light"/>
      <w:color w:val="FF6600"/>
      <w:sz w:val="24"/>
      <w:szCs w:val="24"/>
    </w:rPr>
  </w:style>
  <w:style w:type="character" w:customStyle="1" w:styleId="SectionCar">
    <w:name w:val="Section Car"/>
    <w:basedOn w:val="Policepardfaut"/>
    <w:link w:val="Section"/>
    <w:rsid w:val="00574258"/>
    <w:rPr>
      <w:rFonts w:ascii="Helvetica 45 Light" w:hAnsi="Helvetica 45 Light"/>
      <w:color w:val="4D4D4D"/>
      <w:sz w:val="28"/>
      <w:szCs w:val="28"/>
    </w:rPr>
  </w:style>
  <w:style w:type="paragraph" w:customStyle="1" w:styleId="Titre-section">
    <w:name w:val="Titre-section"/>
    <w:basedOn w:val="Section"/>
    <w:next w:val="Normal"/>
    <w:link w:val="Titre-sectionCar"/>
    <w:autoRedefine/>
    <w:rsid w:val="00574258"/>
    <w:pPr>
      <w:spacing w:after="240"/>
    </w:pPr>
    <w:rPr>
      <w:color w:val="FF6600"/>
      <w:sz w:val="36"/>
      <w:szCs w:val="36"/>
    </w:rPr>
  </w:style>
  <w:style w:type="character" w:customStyle="1" w:styleId="Titre-sectionCar">
    <w:name w:val="Titre-section Car"/>
    <w:basedOn w:val="SectionCar"/>
    <w:link w:val="Titre-section"/>
    <w:rsid w:val="00574258"/>
    <w:rPr>
      <w:rFonts w:ascii="Helvetica 45 Light" w:hAnsi="Helvetica 45 Light"/>
      <w:color w:val="FF6600"/>
      <w:sz w:val="36"/>
      <w:szCs w:val="36"/>
    </w:rPr>
  </w:style>
  <w:style w:type="paragraph" w:customStyle="1" w:styleId="Sous-section">
    <w:name w:val="Sous-section"/>
    <w:basedOn w:val="Titre-section"/>
    <w:next w:val="Normal"/>
    <w:autoRedefine/>
    <w:rsid w:val="00574258"/>
    <w:pPr>
      <w:pBdr>
        <w:bottom w:val="single" w:sz="4" w:space="1" w:color="FF6600"/>
      </w:pBdr>
      <w:spacing w:before="120"/>
    </w:pPr>
    <w:rPr>
      <w:b/>
      <w:sz w:val="22"/>
      <w:szCs w:val="22"/>
    </w:rPr>
  </w:style>
  <w:style w:type="paragraph" w:customStyle="1" w:styleId="CartoucheContenu">
    <w:name w:val="Cartouche Contenu"/>
    <w:basedOn w:val="Normal"/>
    <w:rsid w:val="00574258"/>
    <w:pPr>
      <w:spacing w:after="0"/>
      <w:jc w:val="left"/>
    </w:pPr>
    <w:rPr>
      <w:rFonts w:ascii="Tahoma" w:hAnsi="Tahoma"/>
      <w:sz w:val="16"/>
      <w:szCs w:val="20"/>
    </w:rPr>
  </w:style>
  <w:style w:type="paragraph" w:customStyle="1" w:styleId="CartoucheTitre">
    <w:name w:val="Cartouche Titre"/>
    <w:basedOn w:val="Normal"/>
    <w:rsid w:val="00574258"/>
    <w:pPr>
      <w:spacing w:after="0"/>
      <w:jc w:val="left"/>
    </w:pPr>
    <w:rPr>
      <w:rFonts w:ascii="Tahoma" w:hAnsi="Tahoma"/>
      <w:b/>
      <w:bCs/>
      <w:sz w:val="16"/>
      <w:szCs w:val="20"/>
    </w:rPr>
  </w:style>
  <w:style w:type="character" w:styleId="Marquedecommentaire">
    <w:name w:val="annotation reference"/>
    <w:basedOn w:val="Policepardfaut"/>
    <w:semiHidden/>
    <w:rsid w:val="00574258"/>
    <w:rPr>
      <w:sz w:val="16"/>
      <w:szCs w:val="16"/>
    </w:rPr>
  </w:style>
  <w:style w:type="paragraph" w:styleId="Commentaire">
    <w:name w:val="annotation text"/>
    <w:basedOn w:val="Normal"/>
    <w:semiHidden/>
    <w:rsid w:val="00574258"/>
    <w:rPr>
      <w:sz w:val="20"/>
      <w:szCs w:val="20"/>
    </w:rPr>
  </w:style>
  <w:style w:type="paragraph" w:styleId="Objetducommentaire">
    <w:name w:val="annotation subject"/>
    <w:basedOn w:val="Commentaire"/>
    <w:next w:val="Commentaire"/>
    <w:semiHidden/>
    <w:rsid w:val="00574258"/>
    <w:rPr>
      <w:b/>
      <w:bCs/>
    </w:rPr>
  </w:style>
  <w:style w:type="paragraph" w:styleId="Textedebulles">
    <w:name w:val="Balloon Text"/>
    <w:basedOn w:val="Normal"/>
    <w:semiHidden/>
    <w:rsid w:val="00574258"/>
    <w:rPr>
      <w:rFonts w:ascii="Tahoma" w:hAnsi="Tahoma" w:cs="Tahoma"/>
      <w:sz w:val="16"/>
      <w:szCs w:val="16"/>
    </w:rPr>
  </w:style>
  <w:style w:type="paragraph" w:customStyle="1" w:styleId="Information">
    <w:name w:val="Information"/>
    <w:basedOn w:val="Normal"/>
    <w:next w:val="Normal"/>
    <w:link w:val="InformationCar"/>
    <w:rsid w:val="00574258"/>
    <w:pPr>
      <w:keepNext/>
    </w:pPr>
    <w:rPr>
      <w:i/>
      <w:color w:val="6666FF"/>
    </w:rPr>
  </w:style>
  <w:style w:type="paragraph" w:styleId="TM8">
    <w:name w:val="toc 8"/>
    <w:basedOn w:val="Normal"/>
    <w:next w:val="Normal"/>
    <w:uiPriority w:val="39"/>
    <w:rsid w:val="00574258"/>
    <w:pPr>
      <w:spacing w:after="0"/>
      <w:ind w:left="1542"/>
    </w:pPr>
  </w:style>
  <w:style w:type="paragraph" w:styleId="TM7">
    <w:name w:val="toc 7"/>
    <w:basedOn w:val="Normal"/>
    <w:next w:val="Normal"/>
    <w:uiPriority w:val="39"/>
    <w:rsid w:val="00574258"/>
    <w:pPr>
      <w:spacing w:after="0"/>
      <w:ind w:left="238"/>
    </w:pPr>
  </w:style>
  <w:style w:type="paragraph" w:styleId="TM6">
    <w:name w:val="toc 6"/>
    <w:basedOn w:val="Normal"/>
    <w:next w:val="Normal"/>
    <w:uiPriority w:val="39"/>
    <w:rsid w:val="00574258"/>
    <w:pPr>
      <w:spacing w:after="0"/>
      <w:jc w:val="left"/>
    </w:pPr>
    <w:rPr>
      <w:b/>
      <w:caps/>
      <w:szCs w:val="22"/>
    </w:rPr>
  </w:style>
  <w:style w:type="paragraph" w:customStyle="1" w:styleId="Pucesniv4">
    <w:name w:val="Puces niv4"/>
    <w:basedOn w:val="Pucesniv3"/>
    <w:rsid w:val="00574258"/>
    <w:pPr>
      <w:numPr>
        <w:numId w:val="6"/>
      </w:numPr>
    </w:pPr>
  </w:style>
  <w:style w:type="paragraph" w:customStyle="1" w:styleId="Pucesniv4-Corpsdetexte">
    <w:name w:val="Puces niv4-Corps de texte"/>
    <w:basedOn w:val="Pucesniv4"/>
    <w:rsid w:val="00574258"/>
    <w:pPr>
      <w:numPr>
        <w:numId w:val="0"/>
      </w:numPr>
      <w:ind w:left="1928"/>
    </w:pPr>
  </w:style>
  <w:style w:type="character" w:customStyle="1" w:styleId="InformationCar">
    <w:name w:val="Information Car"/>
    <w:basedOn w:val="Policepardfaut"/>
    <w:link w:val="Information"/>
    <w:rsid w:val="00574258"/>
    <w:rPr>
      <w:rFonts w:ascii="Helvetica 45 Light" w:hAnsi="Helvetica 45 Light"/>
      <w:i/>
      <w:color w:val="6666FF"/>
      <w:sz w:val="22"/>
      <w:szCs w:val="24"/>
    </w:rPr>
  </w:style>
  <w:style w:type="paragraph" w:styleId="Lgende">
    <w:name w:val="caption"/>
    <w:basedOn w:val="Normal"/>
    <w:next w:val="Normal"/>
    <w:unhideWhenUsed/>
    <w:qFormat/>
    <w:rsid w:val="00330C7C"/>
    <w:pPr>
      <w:spacing w:before="0" w:after="200"/>
    </w:pPr>
    <w:rPr>
      <w:b/>
      <w:bCs/>
      <w:color w:val="4F81BD" w:themeColor="accent1"/>
      <w:sz w:val="18"/>
      <w:szCs w:val="18"/>
    </w:rPr>
  </w:style>
  <w:style w:type="paragraph" w:customStyle="1" w:styleId="Liste2V">
    <w:name w:val="Liste 2 V"/>
    <w:basedOn w:val="Normal"/>
    <w:rsid w:val="00445C6E"/>
    <w:pPr>
      <w:numPr>
        <w:numId w:val="7"/>
      </w:numPr>
      <w:tabs>
        <w:tab w:val="clear" w:pos="360"/>
        <w:tab w:val="left" w:pos="851"/>
      </w:tabs>
      <w:spacing w:before="80" w:after="80"/>
      <w:ind w:left="567"/>
    </w:pPr>
    <w:rPr>
      <w:rFonts w:ascii="Verdana" w:hAnsi="Verdana"/>
      <w:sz w:val="20"/>
      <w:szCs w:val="20"/>
    </w:rPr>
  </w:style>
  <w:style w:type="paragraph" w:styleId="Retraitnormal">
    <w:name w:val="Normal Indent"/>
    <w:aliases w:val="Retrait normal Car1,Retrait normal Car Car"/>
    <w:basedOn w:val="Normal"/>
    <w:link w:val="RetraitnormalCar"/>
    <w:rsid w:val="002B5F13"/>
    <w:pPr>
      <w:spacing w:before="0" w:after="0"/>
      <w:ind w:left="708"/>
      <w:jc w:val="left"/>
    </w:pPr>
    <w:rPr>
      <w:sz w:val="20"/>
      <w:szCs w:val="20"/>
      <w:lang w:eastAsia="en-US"/>
    </w:rPr>
  </w:style>
  <w:style w:type="character" w:customStyle="1" w:styleId="RetraitnormalCar">
    <w:name w:val="Retrait normal Car"/>
    <w:aliases w:val="Retrait normal Car1 Car,Retrait normal Car Car Car"/>
    <w:basedOn w:val="Policepardfaut"/>
    <w:link w:val="Retraitnormal"/>
    <w:locked/>
    <w:rsid w:val="002B5F13"/>
    <w:rPr>
      <w:rFonts w:ascii="Arial" w:hAnsi="Arial"/>
      <w:lang w:val="fr-FR" w:eastAsia="en-US" w:bidi="ar-SA"/>
    </w:rPr>
  </w:style>
  <w:style w:type="paragraph" w:customStyle="1" w:styleId="Bloc-information">
    <w:name w:val="Bloc-information"/>
    <w:basedOn w:val="Normal"/>
    <w:qFormat/>
    <w:rsid w:val="00797BD3"/>
    <w:pPr>
      <w:spacing w:before="120" w:after="120"/>
    </w:pPr>
    <w:rPr>
      <w:rFonts w:ascii="Calibri" w:hAnsi="Calibri"/>
      <w:i/>
      <w:szCs w:val="22"/>
    </w:rPr>
  </w:style>
  <w:style w:type="paragraph" w:customStyle="1" w:styleId="InfoBluevisible">
    <w:name w:val="InfoBlue visible"/>
    <w:basedOn w:val="Normal"/>
    <w:next w:val="Normal"/>
    <w:rsid w:val="00FC351C"/>
    <w:pPr>
      <w:keepLines/>
      <w:spacing w:before="0" w:after="0"/>
      <w:jc w:val="left"/>
    </w:pPr>
    <w:rPr>
      <w:i/>
      <w:color w:val="0000FF"/>
      <w:szCs w:val="20"/>
    </w:rPr>
  </w:style>
  <w:style w:type="paragraph" w:styleId="NormalWeb">
    <w:name w:val="Normal (Web)"/>
    <w:basedOn w:val="Normal"/>
    <w:uiPriority w:val="99"/>
    <w:rsid w:val="00AF6DBA"/>
    <w:pPr>
      <w:spacing w:before="100" w:beforeAutospacing="1" w:after="100" w:afterAutospacing="1"/>
      <w:jc w:val="left"/>
    </w:pPr>
    <w:rPr>
      <w:rFonts w:ascii="Times New Roman" w:hAnsi="Times New Roman"/>
      <w:sz w:val="24"/>
    </w:rPr>
  </w:style>
  <w:style w:type="paragraph" w:customStyle="1" w:styleId="Style2">
    <w:name w:val="Style2"/>
    <w:basedOn w:val="TitreFigure"/>
    <w:autoRedefine/>
    <w:qFormat/>
    <w:rsid w:val="00574258"/>
  </w:style>
  <w:style w:type="paragraph" w:customStyle="1" w:styleId="AnnexeA-ITLbs">
    <w:name w:val="Annexe A - IT&amp;L@bs"/>
    <w:basedOn w:val="Normal"/>
    <w:next w:val="Normal"/>
    <w:autoRedefine/>
    <w:rsid w:val="00574258"/>
    <w:pPr>
      <w:keepNext/>
      <w:pageBreakBefore/>
      <w:numPr>
        <w:ilvl w:val="5"/>
        <w:numId w:val="4"/>
      </w:numPr>
      <w:outlineLvl w:val="0"/>
    </w:pPr>
    <w:rPr>
      <w:rFonts w:ascii="Verdana" w:hAnsi="Verdana"/>
      <w:color w:val="FF6600"/>
      <w:sz w:val="36"/>
      <w:szCs w:val="36"/>
    </w:rPr>
  </w:style>
  <w:style w:type="paragraph" w:customStyle="1" w:styleId="OBSParagraphe1">
    <w:name w:val="OBS_Paragraphe1"/>
    <w:basedOn w:val="Normal"/>
    <w:rsid w:val="00163355"/>
    <w:pPr>
      <w:spacing w:before="120" w:after="120"/>
    </w:pPr>
    <w:rPr>
      <w:rFonts w:ascii="Calibri" w:hAnsi="Calibri"/>
      <w:sz w:val="24"/>
    </w:rPr>
  </w:style>
  <w:style w:type="paragraph" w:styleId="Paragraphedeliste">
    <w:name w:val="List Paragraph"/>
    <w:aliases w:val="lp1,Liste à puce - Normal"/>
    <w:basedOn w:val="Normal"/>
    <w:link w:val="ParagraphedelisteCar"/>
    <w:uiPriority w:val="34"/>
    <w:qFormat/>
    <w:rsid w:val="00CD70CD"/>
    <w:pPr>
      <w:ind w:left="720"/>
      <w:contextualSpacing/>
    </w:pPr>
  </w:style>
  <w:style w:type="character" w:styleId="Lienhypertextesuivivisit">
    <w:name w:val="FollowedHyperlink"/>
    <w:basedOn w:val="Policepardfaut"/>
    <w:rsid w:val="00F268B1"/>
    <w:rPr>
      <w:color w:val="800080" w:themeColor="followedHyperlink"/>
      <w:u w:val="single"/>
    </w:rPr>
  </w:style>
  <w:style w:type="character" w:styleId="lev">
    <w:name w:val="Strong"/>
    <w:basedOn w:val="Policepardfaut"/>
    <w:uiPriority w:val="22"/>
    <w:qFormat/>
    <w:rsid w:val="00C64FB6"/>
    <w:rPr>
      <w:b/>
      <w:bCs/>
    </w:rPr>
  </w:style>
  <w:style w:type="character" w:customStyle="1" w:styleId="apple-converted-space">
    <w:name w:val="apple-converted-space"/>
    <w:basedOn w:val="Policepardfaut"/>
    <w:rsid w:val="00C64FB6"/>
  </w:style>
  <w:style w:type="character" w:styleId="Accentuation">
    <w:name w:val="Emphasis"/>
    <w:basedOn w:val="Policepardfaut"/>
    <w:uiPriority w:val="20"/>
    <w:qFormat/>
    <w:rsid w:val="00C64FB6"/>
    <w:rPr>
      <w:i/>
      <w:iCs/>
    </w:rPr>
  </w:style>
  <w:style w:type="paragraph" w:styleId="Notedebasdepage">
    <w:name w:val="footnote text"/>
    <w:basedOn w:val="Normal"/>
    <w:link w:val="NotedebasdepageCar"/>
    <w:rsid w:val="00AA12E6"/>
    <w:pPr>
      <w:spacing w:before="0" w:after="0"/>
    </w:pPr>
    <w:rPr>
      <w:sz w:val="20"/>
      <w:szCs w:val="20"/>
    </w:rPr>
  </w:style>
  <w:style w:type="character" w:customStyle="1" w:styleId="NotedebasdepageCar">
    <w:name w:val="Note de bas de page Car"/>
    <w:basedOn w:val="Policepardfaut"/>
    <w:link w:val="Notedebasdepage"/>
    <w:rsid w:val="00AA12E6"/>
    <w:rPr>
      <w:rFonts w:ascii="Helvetica 45 Light" w:hAnsi="Helvetica 45 Light"/>
    </w:rPr>
  </w:style>
  <w:style w:type="character" w:styleId="Appelnotedebasdep">
    <w:name w:val="footnote reference"/>
    <w:basedOn w:val="Policepardfaut"/>
    <w:rsid w:val="00AA12E6"/>
    <w:rPr>
      <w:vertAlign w:val="superscript"/>
    </w:rPr>
  </w:style>
  <w:style w:type="character" w:customStyle="1" w:styleId="Titre9Car">
    <w:name w:val="Titre 9 Car"/>
    <w:basedOn w:val="Policepardfaut"/>
    <w:link w:val="Titre9"/>
    <w:rsid w:val="008C3960"/>
    <w:rPr>
      <w:rFonts w:ascii="Helvetica 45 Light" w:hAnsi="Helvetica 45 Light" w:cs="Arial"/>
      <w:szCs w:val="22"/>
    </w:rPr>
  </w:style>
  <w:style w:type="paragraph" w:styleId="Rvision">
    <w:name w:val="Revision"/>
    <w:hidden/>
    <w:uiPriority w:val="99"/>
    <w:semiHidden/>
    <w:rsid w:val="00D6702E"/>
    <w:rPr>
      <w:rFonts w:ascii="Helvetica 45 Light" w:hAnsi="Helvetica 45 Light"/>
      <w:sz w:val="22"/>
      <w:szCs w:val="24"/>
    </w:rPr>
  </w:style>
  <w:style w:type="paragraph" w:customStyle="1" w:styleId="Code">
    <w:name w:val="Code"/>
    <w:qFormat/>
    <w:rsid w:val="00B50390"/>
    <w:pPr>
      <w:pBdr>
        <w:top w:val="single" w:sz="4" w:space="3" w:color="auto"/>
        <w:left w:val="single" w:sz="4" w:space="4" w:color="auto"/>
        <w:bottom w:val="single" w:sz="4" w:space="3" w:color="auto"/>
        <w:right w:val="single" w:sz="4" w:space="4" w:color="auto"/>
      </w:pBdr>
      <w:shd w:val="clear" w:color="auto" w:fill="C6D9F1" w:themeFill="text2" w:themeFillTint="33"/>
      <w:spacing w:before="120" w:after="120"/>
    </w:pPr>
    <w:rPr>
      <w:rFonts w:ascii="Calibri" w:hAnsi="Calibri"/>
      <w:i/>
      <w:sz w:val="22"/>
      <w:szCs w:val="22"/>
    </w:rPr>
  </w:style>
  <w:style w:type="character" w:customStyle="1" w:styleId="ParagraphedelisteCar">
    <w:name w:val="Paragraphe de liste Car"/>
    <w:aliases w:val="lp1 Car,Liste à puce - Normal Car"/>
    <w:link w:val="Paragraphedeliste"/>
    <w:uiPriority w:val="99"/>
    <w:locked/>
    <w:rsid w:val="007D2345"/>
    <w:rPr>
      <w:rFonts w:ascii="Helvetica 45 Light" w:hAnsi="Helvetica 45 Light"/>
      <w:sz w:val="22"/>
      <w:szCs w:val="24"/>
    </w:rPr>
  </w:style>
  <w:style w:type="character" w:customStyle="1" w:styleId="lang-en">
    <w:name w:val="lang-en"/>
    <w:basedOn w:val="Policepardfaut"/>
    <w:rsid w:val="00A305E7"/>
  </w:style>
  <w:style w:type="character" w:customStyle="1" w:styleId="Titre3Car">
    <w:name w:val="Titre 3 Car"/>
    <w:basedOn w:val="Policepardfaut"/>
    <w:link w:val="Titre3"/>
    <w:rsid w:val="00574DC9"/>
    <w:rPr>
      <w:rFonts w:ascii="Helvetica 45 Light" w:hAnsi="Helvetica 45 Light"/>
      <w:color w:val="FF6600"/>
      <w:sz w:val="28"/>
      <w:szCs w:val="28"/>
    </w:rPr>
  </w:style>
  <w:style w:type="character" w:customStyle="1" w:styleId="a">
    <w:name w:val="a"/>
    <w:basedOn w:val="Policepardfaut"/>
    <w:rsid w:val="000A7987"/>
  </w:style>
  <w:style w:type="table" w:styleId="Tableausimple2">
    <w:name w:val="Table Simple 2"/>
    <w:basedOn w:val="TableauNormal"/>
    <w:rsid w:val="00C47D3E"/>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Grilledetableau5">
    <w:name w:val="Table Grid 5"/>
    <w:basedOn w:val="TableauNormal"/>
    <w:rsid w:val="00C47D3E"/>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C47D3E"/>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Colonnesdetableau1">
    <w:name w:val="Table Columns 1"/>
    <w:basedOn w:val="TableauNormal"/>
    <w:rsid w:val="00C47D3E"/>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C47D3E"/>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cotitle2">
    <w:name w:val="dico_title_2"/>
    <w:basedOn w:val="Policepardfaut"/>
    <w:rsid w:val="00453407"/>
  </w:style>
  <w:style w:type="paragraph" w:styleId="Notedefin">
    <w:name w:val="endnote text"/>
    <w:basedOn w:val="Normal"/>
    <w:link w:val="NotedefinCar"/>
    <w:rsid w:val="00A1416F"/>
    <w:pPr>
      <w:spacing w:before="0" w:after="0"/>
    </w:pPr>
    <w:rPr>
      <w:sz w:val="20"/>
      <w:szCs w:val="20"/>
    </w:rPr>
  </w:style>
  <w:style w:type="character" w:customStyle="1" w:styleId="NotedefinCar">
    <w:name w:val="Note de fin Car"/>
    <w:basedOn w:val="Policepardfaut"/>
    <w:link w:val="Notedefin"/>
    <w:rsid w:val="00A1416F"/>
    <w:rPr>
      <w:rFonts w:ascii="Helvetica 45 Light" w:hAnsi="Helvetica 45 Light"/>
    </w:rPr>
  </w:style>
  <w:style w:type="character" w:styleId="Appeldenotedefin">
    <w:name w:val="endnote reference"/>
    <w:basedOn w:val="Policepardfaut"/>
    <w:rsid w:val="00A1416F"/>
    <w:rPr>
      <w:vertAlign w:val="superscript"/>
    </w:rPr>
  </w:style>
  <w:style w:type="character" w:styleId="Textedelespacerserv">
    <w:name w:val="Placeholder Text"/>
    <w:basedOn w:val="Policepardfaut"/>
    <w:uiPriority w:val="99"/>
    <w:semiHidden/>
    <w:rsid w:val="00343517"/>
    <w:rPr>
      <w:color w:val="808080"/>
    </w:rPr>
  </w:style>
  <w:style w:type="paragraph" w:styleId="En-ttedetabledesmatires">
    <w:name w:val="TOC Heading"/>
    <w:basedOn w:val="Titre1"/>
    <w:next w:val="Normal"/>
    <w:uiPriority w:val="39"/>
    <w:unhideWhenUsed/>
    <w:qFormat/>
    <w:rsid w:val="00BE424B"/>
    <w:pPr>
      <w:keepLines/>
      <w:pageBreakBefore w:val="0"/>
      <w:numPr>
        <w:numId w:val="0"/>
      </w:num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89359">
      <w:bodyDiv w:val="1"/>
      <w:marLeft w:val="0"/>
      <w:marRight w:val="0"/>
      <w:marTop w:val="0"/>
      <w:marBottom w:val="0"/>
      <w:divBdr>
        <w:top w:val="none" w:sz="0" w:space="0" w:color="auto"/>
        <w:left w:val="none" w:sz="0" w:space="0" w:color="auto"/>
        <w:bottom w:val="none" w:sz="0" w:space="0" w:color="auto"/>
        <w:right w:val="none" w:sz="0" w:space="0" w:color="auto"/>
      </w:divBdr>
    </w:div>
    <w:div w:id="87889408">
      <w:bodyDiv w:val="1"/>
      <w:marLeft w:val="0"/>
      <w:marRight w:val="0"/>
      <w:marTop w:val="0"/>
      <w:marBottom w:val="0"/>
      <w:divBdr>
        <w:top w:val="none" w:sz="0" w:space="0" w:color="auto"/>
        <w:left w:val="none" w:sz="0" w:space="0" w:color="auto"/>
        <w:bottom w:val="none" w:sz="0" w:space="0" w:color="auto"/>
        <w:right w:val="none" w:sz="0" w:space="0" w:color="auto"/>
      </w:divBdr>
    </w:div>
    <w:div w:id="96409821">
      <w:bodyDiv w:val="1"/>
      <w:marLeft w:val="0"/>
      <w:marRight w:val="0"/>
      <w:marTop w:val="0"/>
      <w:marBottom w:val="0"/>
      <w:divBdr>
        <w:top w:val="none" w:sz="0" w:space="0" w:color="auto"/>
        <w:left w:val="none" w:sz="0" w:space="0" w:color="auto"/>
        <w:bottom w:val="none" w:sz="0" w:space="0" w:color="auto"/>
        <w:right w:val="none" w:sz="0" w:space="0" w:color="auto"/>
      </w:divBdr>
      <w:divsChild>
        <w:div w:id="1122964895">
          <w:marLeft w:val="0"/>
          <w:marRight w:val="0"/>
          <w:marTop w:val="0"/>
          <w:marBottom w:val="0"/>
          <w:divBdr>
            <w:top w:val="none" w:sz="0" w:space="0" w:color="auto"/>
            <w:left w:val="none" w:sz="0" w:space="0" w:color="auto"/>
            <w:bottom w:val="none" w:sz="0" w:space="0" w:color="auto"/>
            <w:right w:val="none" w:sz="0" w:space="0" w:color="auto"/>
          </w:divBdr>
          <w:divsChild>
            <w:div w:id="9555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0">
      <w:bodyDiv w:val="1"/>
      <w:marLeft w:val="0"/>
      <w:marRight w:val="0"/>
      <w:marTop w:val="0"/>
      <w:marBottom w:val="0"/>
      <w:divBdr>
        <w:top w:val="none" w:sz="0" w:space="0" w:color="auto"/>
        <w:left w:val="none" w:sz="0" w:space="0" w:color="auto"/>
        <w:bottom w:val="none" w:sz="0" w:space="0" w:color="auto"/>
        <w:right w:val="none" w:sz="0" w:space="0" w:color="auto"/>
      </w:divBdr>
    </w:div>
    <w:div w:id="136385704">
      <w:bodyDiv w:val="1"/>
      <w:marLeft w:val="0"/>
      <w:marRight w:val="0"/>
      <w:marTop w:val="0"/>
      <w:marBottom w:val="0"/>
      <w:divBdr>
        <w:top w:val="none" w:sz="0" w:space="0" w:color="auto"/>
        <w:left w:val="none" w:sz="0" w:space="0" w:color="auto"/>
        <w:bottom w:val="none" w:sz="0" w:space="0" w:color="auto"/>
        <w:right w:val="none" w:sz="0" w:space="0" w:color="auto"/>
      </w:divBdr>
      <w:divsChild>
        <w:div w:id="176122537">
          <w:marLeft w:val="0"/>
          <w:marRight w:val="0"/>
          <w:marTop w:val="0"/>
          <w:marBottom w:val="0"/>
          <w:divBdr>
            <w:top w:val="none" w:sz="0" w:space="0" w:color="auto"/>
            <w:left w:val="none" w:sz="0" w:space="0" w:color="auto"/>
            <w:bottom w:val="none" w:sz="0" w:space="0" w:color="auto"/>
            <w:right w:val="none" w:sz="0" w:space="0" w:color="auto"/>
          </w:divBdr>
          <w:divsChild>
            <w:div w:id="563493625">
              <w:marLeft w:val="0"/>
              <w:marRight w:val="0"/>
              <w:marTop w:val="0"/>
              <w:marBottom w:val="0"/>
              <w:divBdr>
                <w:top w:val="none" w:sz="0" w:space="0" w:color="auto"/>
                <w:left w:val="none" w:sz="0" w:space="0" w:color="auto"/>
                <w:bottom w:val="none" w:sz="0" w:space="0" w:color="auto"/>
                <w:right w:val="none" w:sz="0" w:space="0" w:color="auto"/>
              </w:divBdr>
              <w:divsChild>
                <w:div w:id="809326616">
                  <w:marLeft w:val="0"/>
                  <w:marRight w:val="0"/>
                  <w:marTop w:val="0"/>
                  <w:marBottom w:val="0"/>
                  <w:divBdr>
                    <w:top w:val="none" w:sz="0" w:space="0" w:color="auto"/>
                    <w:left w:val="none" w:sz="0" w:space="0" w:color="auto"/>
                    <w:bottom w:val="none" w:sz="0" w:space="0" w:color="auto"/>
                    <w:right w:val="none" w:sz="0" w:space="0" w:color="auto"/>
                  </w:divBdr>
                  <w:divsChild>
                    <w:div w:id="1461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3849">
      <w:bodyDiv w:val="1"/>
      <w:marLeft w:val="0"/>
      <w:marRight w:val="0"/>
      <w:marTop w:val="0"/>
      <w:marBottom w:val="0"/>
      <w:divBdr>
        <w:top w:val="none" w:sz="0" w:space="0" w:color="auto"/>
        <w:left w:val="none" w:sz="0" w:space="0" w:color="auto"/>
        <w:bottom w:val="none" w:sz="0" w:space="0" w:color="auto"/>
        <w:right w:val="none" w:sz="0" w:space="0" w:color="auto"/>
      </w:divBdr>
      <w:divsChild>
        <w:div w:id="1121454398">
          <w:marLeft w:val="0"/>
          <w:marRight w:val="0"/>
          <w:marTop w:val="0"/>
          <w:marBottom w:val="0"/>
          <w:divBdr>
            <w:top w:val="none" w:sz="0" w:space="0" w:color="auto"/>
            <w:left w:val="none" w:sz="0" w:space="0" w:color="auto"/>
            <w:bottom w:val="none" w:sz="0" w:space="0" w:color="auto"/>
            <w:right w:val="none" w:sz="0" w:space="0" w:color="auto"/>
          </w:divBdr>
          <w:divsChild>
            <w:div w:id="603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5698">
      <w:bodyDiv w:val="1"/>
      <w:marLeft w:val="0"/>
      <w:marRight w:val="0"/>
      <w:marTop w:val="0"/>
      <w:marBottom w:val="0"/>
      <w:divBdr>
        <w:top w:val="none" w:sz="0" w:space="0" w:color="auto"/>
        <w:left w:val="none" w:sz="0" w:space="0" w:color="auto"/>
        <w:bottom w:val="none" w:sz="0" w:space="0" w:color="auto"/>
        <w:right w:val="none" w:sz="0" w:space="0" w:color="auto"/>
      </w:divBdr>
      <w:divsChild>
        <w:div w:id="132597418">
          <w:marLeft w:val="0"/>
          <w:marRight w:val="0"/>
          <w:marTop w:val="0"/>
          <w:marBottom w:val="0"/>
          <w:divBdr>
            <w:top w:val="none" w:sz="0" w:space="0" w:color="auto"/>
            <w:left w:val="none" w:sz="0" w:space="0" w:color="auto"/>
            <w:bottom w:val="none" w:sz="0" w:space="0" w:color="auto"/>
            <w:right w:val="none" w:sz="0" w:space="0" w:color="auto"/>
          </w:divBdr>
        </w:div>
      </w:divsChild>
    </w:div>
    <w:div w:id="204485459">
      <w:bodyDiv w:val="1"/>
      <w:marLeft w:val="0"/>
      <w:marRight w:val="0"/>
      <w:marTop w:val="0"/>
      <w:marBottom w:val="0"/>
      <w:divBdr>
        <w:top w:val="none" w:sz="0" w:space="0" w:color="auto"/>
        <w:left w:val="none" w:sz="0" w:space="0" w:color="auto"/>
        <w:bottom w:val="none" w:sz="0" w:space="0" w:color="auto"/>
        <w:right w:val="none" w:sz="0" w:space="0" w:color="auto"/>
      </w:divBdr>
    </w:div>
    <w:div w:id="261762395">
      <w:bodyDiv w:val="1"/>
      <w:marLeft w:val="0"/>
      <w:marRight w:val="0"/>
      <w:marTop w:val="0"/>
      <w:marBottom w:val="0"/>
      <w:divBdr>
        <w:top w:val="none" w:sz="0" w:space="0" w:color="auto"/>
        <w:left w:val="none" w:sz="0" w:space="0" w:color="auto"/>
        <w:bottom w:val="none" w:sz="0" w:space="0" w:color="auto"/>
        <w:right w:val="none" w:sz="0" w:space="0" w:color="auto"/>
      </w:divBdr>
    </w:div>
    <w:div w:id="295569714">
      <w:bodyDiv w:val="1"/>
      <w:marLeft w:val="0"/>
      <w:marRight w:val="0"/>
      <w:marTop w:val="0"/>
      <w:marBottom w:val="0"/>
      <w:divBdr>
        <w:top w:val="none" w:sz="0" w:space="0" w:color="auto"/>
        <w:left w:val="none" w:sz="0" w:space="0" w:color="auto"/>
        <w:bottom w:val="none" w:sz="0" w:space="0" w:color="auto"/>
        <w:right w:val="none" w:sz="0" w:space="0" w:color="auto"/>
      </w:divBdr>
      <w:divsChild>
        <w:div w:id="1398281885">
          <w:marLeft w:val="0"/>
          <w:marRight w:val="0"/>
          <w:marTop w:val="0"/>
          <w:marBottom w:val="0"/>
          <w:divBdr>
            <w:top w:val="none" w:sz="0" w:space="0" w:color="auto"/>
            <w:left w:val="none" w:sz="0" w:space="0" w:color="auto"/>
            <w:bottom w:val="none" w:sz="0" w:space="0" w:color="auto"/>
            <w:right w:val="none" w:sz="0" w:space="0" w:color="auto"/>
          </w:divBdr>
        </w:div>
      </w:divsChild>
    </w:div>
    <w:div w:id="304090438">
      <w:bodyDiv w:val="1"/>
      <w:marLeft w:val="0"/>
      <w:marRight w:val="0"/>
      <w:marTop w:val="0"/>
      <w:marBottom w:val="0"/>
      <w:divBdr>
        <w:top w:val="none" w:sz="0" w:space="0" w:color="auto"/>
        <w:left w:val="none" w:sz="0" w:space="0" w:color="auto"/>
        <w:bottom w:val="none" w:sz="0" w:space="0" w:color="auto"/>
        <w:right w:val="none" w:sz="0" w:space="0" w:color="auto"/>
      </w:divBdr>
    </w:div>
    <w:div w:id="310066294">
      <w:bodyDiv w:val="1"/>
      <w:marLeft w:val="0"/>
      <w:marRight w:val="0"/>
      <w:marTop w:val="0"/>
      <w:marBottom w:val="0"/>
      <w:divBdr>
        <w:top w:val="none" w:sz="0" w:space="0" w:color="auto"/>
        <w:left w:val="none" w:sz="0" w:space="0" w:color="auto"/>
        <w:bottom w:val="none" w:sz="0" w:space="0" w:color="auto"/>
        <w:right w:val="none" w:sz="0" w:space="0" w:color="auto"/>
      </w:divBdr>
    </w:div>
    <w:div w:id="355814937">
      <w:bodyDiv w:val="1"/>
      <w:marLeft w:val="0"/>
      <w:marRight w:val="0"/>
      <w:marTop w:val="0"/>
      <w:marBottom w:val="0"/>
      <w:divBdr>
        <w:top w:val="none" w:sz="0" w:space="0" w:color="auto"/>
        <w:left w:val="none" w:sz="0" w:space="0" w:color="auto"/>
        <w:bottom w:val="none" w:sz="0" w:space="0" w:color="auto"/>
        <w:right w:val="none" w:sz="0" w:space="0" w:color="auto"/>
      </w:divBdr>
    </w:div>
    <w:div w:id="447117787">
      <w:bodyDiv w:val="1"/>
      <w:marLeft w:val="0"/>
      <w:marRight w:val="0"/>
      <w:marTop w:val="0"/>
      <w:marBottom w:val="0"/>
      <w:divBdr>
        <w:top w:val="none" w:sz="0" w:space="0" w:color="auto"/>
        <w:left w:val="none" w:sz="0" w:space="0" w:color="auto"/>
        <w:bottom w:val="none" w:sz="0" w:space="0" w:color="auto"/>
        <w:right w:val="none" w:sz="0" w:space="0" w:color="auto"/>
      </w:divBdr>
    </w:div>
    <w:div w:id="482084315">
      <w:bodyDiv w:val="1"/>
      <w:marLeft w:val="0"/>
      <w:marRight w:val="0"/>
      <w:marTop w:val="0"/>
      <w:marBottom w:val="0"/>
      <w:divBdr>
        <w:top w:val="none" w:sz="0" w:space="0" w:color="auto"/>
        <w:left w:val="none" w:sz="0" w:space="0" w:color="auto"/>
        <w:bottom w:val="none" w:sz="0" w:space="0" w:color="auto"/>
        <w:right w:val="none" w:sz="0" w:space="0" w:color="auto"/>
      </w:divBdr>
    </w:div>
    <w:div w:id="537204275">
      <w:bodyDiv w:val="1"/>
      <w:marLeft w:val="0"/>
      <w:marRight w:val="0"/>
      <w:marTop w:val="0"/>
      <w:marBottom w:val="0"/>
      <w:divBdr>
        <w:top w:val="none" w:sz="0" w:space="0" w:color="auto"/>
        <w:left w:val="none" w:sz="0" w:space="0" w:color="auto"/>
        <w:bottom w:val="none" w:sz="0" w:space="0" w:color="auto"/>
        <w:right w:val="none" w:sz="0" w:space="0" w:color="auto"/>
      </w:divBdr>
    </w:div>
    <w:div w:id="541792829">
      <w:bodyDiv w:val="1"/>
      <w:marLeft w:val="0"/>
      <w:marRight w:val="0"/>
      <w:marTop w:val="0"/>
      <w:marBottom w:val="0"/>
      <w:divBdr>
        <w:top w:val="none" w:sz="0" w:space="0" w:color="auto"/>
        <w:left w:val="none" w:sz="0" w:space="0" w:color="auto"/>
        <w:bottom w:val="none" w:sz="0" w:space="0" w:color="auto"/>
        <w:right w:val="none" w:sz="0" w:space="0" w:color="auto"/>
      </w:divBdr>
      <w:divsChild>
        <w:div w:id="692926991">
          <w:marLeft w:val="0"/>
          <w:marRight w:val="0"/>
          <w:marTop w:val="0"/>
          <w:marBottom w:val="0"/>
          <w:divBdr>
            <w:top w:val="none" w:sz="0" w:space="0" w:color="auto"/>
            <w:left w:val="none" w:sz="0" w:space="0" w:color="auto"/>
            <w:bottom w:val="none" w:sz="0" w:space="0" w:color="auto"/>
            <w:right w:val="none" w:sz="0" w:space="0" w:color="auto"/>
          </w:divBdr>
        </w:div>
        <w:div w:id="1603488769">
          <w:marLeft w:val="0"/>
          <w:marRight w:val="0"/>
          <w:marTop w:val="0"/>
          <w:marBottom w:val="0"/>
          <w:divBdr>
            <w:top w:val="none" w:sz="0" w:space="0" w:color="auto"/>
            <w:left w:val="none" w:sz="0" w:space="0" w:color="auto"/>
            <w:bottom w:val="none" w:sz="0" w:space="0" w:color="auto"/>
            <w:right w:val="none" w:sz="0" w:space="0" w:color="auto"/>
          </w:divBdr>
        </w:div>
      </w:divsChild>
    </w:div>
    <w:div w:id="563838824">
      <w:bodyDiv w:val="1"/>
      <w:marLeft w:val="0"/>
      <w:marRight w:val="0"/>
      <w:marTop w:val="0"/>
      <w:marBottom w:val="0"/>
      <w:divBdr>
        <w:top w:val="none" w:sz="0" w:space="0" w:color="auto"/>
        <w:left w:val="none" w:sz="0" w:space="0" w:color="auto"/>
        <w:bottom w:val="none" w:sz="0" w:space="0" w:color="auto"/>
        <w:right w:val="none" w:sz="0" w:space="0" w:color="auto"/>
      </w:divBdr>
    </w:div>
    <w:div w:id="583996052">
      <w:bodyDiv w:val="1"/>
      <w:marLeft w:val="0"/>
      <w:marRight w:val="0"/>
      <w:marTop w:val="0"/>
      <w:marBottom w:val="0"/>
      <w:divBdr>
        <w:top w:val="none" w:sz="0" w:space="0" w:color="auto"/>
        <w:left w:val="none" w:sz="0" w:space="0" w:color="auto"/>
        <w:bottom w:val="none" w:sz="0" w:space="0" w:color="auto"/>
        <w:right w:val="none" w:sz="0" w:space="0" w:color="auto"/>
      </w:divBdr>
    </w:div>
    <w:div w:id="590284281">
      <w:bodyDiv w:val="1"/>
      <w:marLeft w:val="0"/>
      <w:marRight w:val="0"/>
      <w:marTop w:val="0"/>
      <w:marBottom w:val="0"/>
      <w:divBdr>
        <w:top w:val="none" w:sz="0" w:space="0" w:color="auto"/>
        <w:left w:val="none" w:sz="0" w:space="0" w:color="auto"/>
        <w:bottom w:val="none" w:sz="0" w:space="0" w:color="auto"/>
        <w:right w:val="none" w:sz="0" w:space="0" w:color="auto"/>
      </w:divBdr>
    </w:div>
    <w:div w:id="688677556">
      <w:bodyDiv w:val="1"/>
      <w:marLeft w:val="0"/>
      <w:marRight w:val="0"/>
      <w:marTop w:val="0"/>
      <w:marBottom w:val="0"/>
      <w:divBdr>
        <w:top w:val="none" w:sz="0" w:space="0" w:color="auto"/>
        <w:left w:val="none" w:sz="0" w:space="0" w:color="auto"/>
        <w:bottom w:val="none" w:sz="0" w:space="0" w:color="auto"/>
        <w:right w:val="none" w:sz="0" w:space="0" w:color="auto"/>
      </w:divBdr>
    </w:div>
    <w:div w:id="730687759">
      <w:bodyDiv w:val="1"/>
      <w:marLeft w:val="0"/>
      <w:marRight w:val="0"/>
      <w:marTop w:val="0"/>
      <w:marBottom w:val="0"/>
      <w:divBdr>
        <w:top w:val="none" w:sz="0" w:space="0" w:color="auto"/>
        <w:left w:val="none" w:sz="0" w:space="0" w:color="auto"/>
        <w:bottom w:val="none" w:sz="0" w:space="0" w:color="auto"/>
        <w:right w:val="none" w:sz="0" w:space="0" w:color="auto"/>
      </w:divBdr>
    </w:div>
    <w:div w:id="736173234">
      <w:bodyDiv w:val="1"/>
      <w:marLeft w:val="0"/>
      <w:marRight w:val="0"/>
      <w:marTop w:val="0"/>
      <w:marBottom w:val="0"/>
      <w:divBdr>
        <w:top w:val="none" w:sz="0" w:space="0" w:color="auto"/>
        <w:left w:val="none" w:sz="0" w:space="0" w:color="auto"/>
        <w:bottom w:val="none" w:sz="0" w:space="0" w:color="auto"/>
        <w:right w:val="none" w:sz="0" w:space="0" w:color="auto"/>
      </w:divBdr>
    </w:div>
    <w:div w:id="738089567">
      <w:bodyDiv w:val="1"/>
      <w:marLeft w:val="0"/>
      <w:marRight w:val="0"/>
      <w:marTop w:val="0"/>
      <w:marBottom w:val="0"/>
      <w:divBdr>
        <w:top w:val="none" w:sz="0" w:space="0" w:color="auto"/>
        <w:left w:val="none" w:sz="0" w:space="0" w:color="auto"/>
        <w:bottom w:val="none" w:sz="0" w:space="0" w:color="auto"/>
        <w:right w:val="none" w:sz="0" w:space="0" w:color="auto"/>
      </w:divBdr>
    </w:div>
    <w:div w:id="749891733">
      <w:bodyDiv w:val="1"/>
      <w:marLeft w:val="0"/>
      <w:marRight w:val="0"/>
      <w:marTop w:val="0"/>
      <w:marBottom w:val="0"/>
      <w:divBdr>
        <w:top w:val="none" w:sz="0" w:space="0" w:color="auto"/>
        <w:left w:val="none" w:sz="0" w:space="0" w:color="auto"/>
        <w:bottom w:val="none" w:sz="0" w:space="0" w:color="auto"/>
        <w:right w:val="none" w:sz="0" w:space="0" w:color="auto"/>
      </w:divBdr>
      <w:divsChild>
        <w:div w:id="597905792">
          <w:marLeft w:val="0"/>
          <w:marRight w:val="0"/>
          <w:marTop w:val="0"/>
          <w:marBottom w:val="0"/>
          <w:divBdr>
            <w:top w:val="single" w:sz="6" w:space="0" w:color="77D5F7"/>
            <w:left w:val="single" w:sz="6" w:space="11" w:color="77D5F7"/>
            <w:bottom w:val="single" w:sz="6" w:space="0" w:color="77D5F7"/>
            <w:right w:val="single" w:sz="6" w:space="0" w:color="77D5F7"/>
          </w:divBdr>
          <w:divsChild>
            <w:div w:id="1122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0438">
      <w:bodyDiv w:val="1"/>
      <w:marLeft w:val="0"/>
      <w:marRight w:val="0"/>
      <w:marTop w:val="0"/>
      <w:marBottom w:val="0"/>
      <w:divBdr>
        <w:top w:val="none" w:sz="0" w:space="0" w:color="auto"/>
        <w:left w:val="none" w:sz="0" w:space="0" w:color="auto"/>
        <w:bottom w:val="none" w:sz="0" w:space="0" w:color="auto"/>
        <w:right w:val="none" w:sz="0" w:space="0" w:color="auto"/>
      </w:divBdr>
    </w:div>
    <w:div w:id="814614017">
      <w:bodyDiv w:val="1"/>
      <w:marLeft w:val="0"/>
      <w:marRight w:val="0"/>
      <w:marTop w:val="0"/>
      <w:marBottom w:val="0"/>
      <w:divBdr>
        <w:top w:val="none" w:sz="0" w:space="0" w:color="auto"/>
        <w:left w:val="none" w:sz="0" w:space="0" w:color="auto"/>
        <w:bottom w:val="none" w:sz="0" w:space="0" w:color="auto"/>
        <w:right w:val="none" w:sz="0" w:space="0" w:color="auto"/>
      </w:divBdr>
      <w:divsChild>
        <w:div w:id="655454747">
          <w:marLeft w:val="0"/>
          <w:marRight w:val="0"/>
          <w:marTop w:val="0"/>
          <w:marBottom w:val="0"/>
          <w:divBdr>
            <w:top w:val="none" w:sz="0" w:space="0" w:color="auto"/>
            <w:left w:val="none" w:sz="0" w:space="0" w:color="auto"/>
            <w:bottom w:val="none" w:sz="0" w:space="0" w:color="auto"/>
            <w:right w:val="none" w:sz="0" w:space="0" w:color="auto"/>
          </w:divBdr>
          <w:divsChild>
            <w:div w:id="2370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4630">
      <w:bodyDiv w:val="1"/>
      <w:marLeft w:val="0"/>
      <w:marRight w:val="0"/>
      <w:marTop w:val="0"/>
      <w:marBottom w:val="0"/>
      <w:divBdr>
        <w:top w:val="none" w:sz="0" w:space="0" w:color="auto"/>
        <w:left w:val="none" w:sz="0" w:space="0" w:color="auto"/>
        <w:bottom w:val="none" w:sz="0" w:space="0" w:color="auto"/>
        <w:right w:val="none" w:sz="0" w:space="0" w:color="auto"/>
      </w:divBdr>
      <w:divsChild>
        <w:div w:id="491027055">
          <w:marLeft w:val="0"/>
          <w:marRight w:val="0"/>
          <w:marTop w:val="0"/>
          <w:marBottom w:val="0"/>
          <w:divBdr>
            <w:top w:val="none" w:sz="0" w:space="0" w:color="auto"/>
            <w:left w:val="none" w:sz="0" w:space="0" w:color="auto"/>
            <w:bottom w:val="none" w:sz="0" w:space="0" w:color="auto"/>
            <w:right w:val="none" w:sz="0" w:space="0" w:color="auto"/>
          </w:divBdr>
        </w:div>
      </w:divsChild>
    </w:div>
    <w:div w:id="849417692">
      <w:bodyDiv w:val="1"/>
      <w:marLeft w:val="0"/>
      <w:marRight w:val="0"/>
      <w:marTop w:val="0"/>
      <w:marBottom w:val="0"/>
      <w:divBdr>
        <w:top w:val="none" w:sz="0" w:space="0" w:color="auto"/>
        <w:left w:val="none" w:sz="0" w:space="0" w:color="auto"/>
        <w:bottom w:val="none" w:sz="0" w:space="0" w:color="auto"/>
        <w:right w:val="none" w:sz="0" w:space="0" w:color="auto"/>
      </w:divBdr>
    </w:div>
    <w:div w:id="873225532">
      <w:bodyDiv w:val="1"/>
      <w:marLeft w:val="0"/>
      <w:marRight w:val="0"/>
      <w:marTop w:val="0"/>
      <w:marBottom w:val="0"/>
      <w:divBdr>
        <w:top w:val="none" w:sz="0" w:space="0" w:color="auto"/>
        <w:left w:val="none" w:sz="0" w:space="0" w:color="auto"/>
        <w:bottom w:val="none" w:sz="0" w:space="0" w:color="auto"/>
        <w:right w:val="none" w:sz="0" w:space="0" w:color="auto"/>
      </w:divBdr>
    </w:div>
    <w:div w:id="960840573">
      <w:bodyDiv w:val="1"/>
      <w:marLeft w:val="0"/>
      <w:marRight w:val="0"/>
      <w:marTop w:val="0"/>
      <w:marBottom w:val="0"/>
      <w:divBdr>
        <w:top w:val="none" w:sz="0" w:space="0" w:color="auto"/>
        <w:left w:val="none" w:sz="0" w:space="0" w:color="auto"/>
        <w:bottom w:val="none" w:sz="0" w:space="0" w:color="auto"/>
        <w:right w:val="none" w:sz="0" w:space="0" w:color="auto"/>
      </w:divBdr>
      <w:divsChild>
        <w:div w:id="1406488406">
          <w:marLeft w:val="0"/>
          <w:marRight w:val="0"/>
          <w:marTop w:val="0"/>
          <w:marBottom w:val="0"/>
          <w:divBdr>
            <w:top w:val="none" w:sz="0" w:space="0" w:color="auto"/>
            <w:left w:val="none" w:sz="0" w:space="0" w:color="auto"/>
            <w:bottom w:val="none" w:sz="0" w:space="0" w:color="auto"/>
            <w:right w:val="none" w:sz="0" w:space="0" w:color="auto"/>
          </w:divBdr>
          <w:divsChild>
            <w:div w:id="8808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2071">
      <w:bodyDiv w:val="1"/>
      <w:marLeft w:val="0"/>
      <w:marRight w:val="0"/>
      <w:marTop w:val="0"/>
      <w:marBottom w:val="0"/>
      <w:divBdr>
        <w:top w:val="none" w:sz="0" w:space="0" w:color="auto"/>
        <w:left w:val="none" w:sz="0" w:space="0" w:color="auto"/>
        <w:bottom w:val="none" w:sz="0" w:space="0" w:color="auto"/>
        <w:right w:val="none" w:sz="0" w:space="0" w:color="auto"/>
      </w:divBdr>
    </w:div>
    <w:div w:id="1084300104">
      <w:bodyDiv w:val="1"/>
      <w:marLeft w:val="0"/>
      <w:marRight w:val="0"/>
      <w:marTop w:val="0"/>
      <w:marBottom w:val="0"/>
      <w:divBdr>
        <w:top w:val="none" w:sz="0" w:space="0" w:color="auto"/>
        <w:left w:val="none" w:sz="0" w:space="0" w:color="auto"/>
        <w:bottom w:val="none" w:sz="0" w:space="0" w:color="auto"/>
        <w:right w:val="none" w:sz="0" w:space="0" w:color="auto"/>
      </w:divBdr>
    </w:div>
    <w:div w:id="1117531839">
      <w:bodyDiv w:val="1"/>
      <w:marLeft w:val="0"/>
      <w:marRight w:val="0"/>
      <w:marTop w:val="0"/>
      <w:marBottom w:val="0"/>
      <w:divBdr>
        <w:top w:val="none" w:sz="0" w:space="0" w:color="auto"/>
        <w:left w:val="none" w:sz="0" w:space="0" w:color="auto"/>
        <w:bottom w:val="none" w:sz="0" w:space="0" w:color="auto"/>
        <w:right w:val="none" w:sz="0" w:space="0" w:color="auto"/>
      </w:divBdr>
    </w:div>
    <w:div w:id="1126508624">
      <w:bodyDiv w:val="1"/>
      <w:marLeft w:val="0"/>
      <w:marRight w:val="0"/>
      <w:marTop w:val="0"/>
      <w:marBottom w:val="0"/>
      <w:divBdr>
        <w:top w:val="none" w:sz="0" w:space="0" w:color="auto"/>
        <w:left w:val="none" w:sz="0" w:space="0" w:color="auto"/>
        <w:bottom w:val="none" w:sz="0" w:space="0" w:color="auto"/>
        <w:right w:val="none" w:sz="0" w:space="0" w:color="auto"/>
      </w:divBdr>
    </w:div>
    <w:div w:id="1129669408">
      <w:bodyDiv w:val="1"/>
      <w:marLeft w:val="0"/>
      <w:marRight w:val="0"/>
      <w:marTop w:val="0"/>
      <w:marBottom w:val="0"/>
      <w:divBdr>
        <w:top w:val="none" w:sz="0" w:space="0" w:color="auto"/>
        <w:left w:val="none" w:sz="0" w:space="0" w:color="auto"/>
        <w:bottom w:val="none" w:sz="0" w:space="0" w:color="auto"/>
        <w:right w:val="none" w:sz="0" w:space="0" w:color="auto"/>
      </w:divBdr>
    </w:div>
    <w:div w:id="1171525580">
      <w:bodyDiv w:val="1"/>
      <w:marLeft w:val="0"/>
      <w:marRight w:val="0"/>
      <w:marTop w:val="0"/>
      <w:marBottom w:val="0"/>
      <w:divBdr>
        <w:top w:val="none" w:sz="0" w:space="0" w:color="auto"/>
        <w:left w:val="none" w:sz="0" w:space="0" w:color="auto"/>
        <w:bottom w:val="none" w:sz="0" w:space="0" w:color="auto"/>
        <w:right w:val="none" w:sz="0" w:space="0" w:color="auto"/>
      </w:divBdr>
    </w:div>
    <w:div w:id="1201939463">
      <w:bodyDiv w:val="1"/>
      <w:marLeft w:val="0"/>
      <w:marRight w:val="0"/>
      <w:marTop w:val="0"/>
      <w:marBottom w:val="0"/>
      <w:divBdr>
        <w:top w:val="none" w:sz="0" w:space="0" w:color="auto"/>
        <w:left w:val="none" w:sz="0" w:space="0" w:color="auto"/>
        <w:bottom w:val="none" w:sz="0" w:space="0" w:color="auto"/>
        <w:right w:val="none" w:sz="0" w:space="0" w:color="auto"/>
      </w:divBdr>
    </w:div>
    <w:div w:id="1236864612">
      <w:bodyDiv w:val="1"/>
      <w:marLeft w:val="0"/>
      <w:marRight w:val="0"/>
      <w:marTop w:val="0"/>
      <w:marBottom w:val="0"/>
      <w:divBdr>
        <w:top w:val="none" w:sz="0" w:space="0" w:color="auto"/>
        <w:left w:val="none" w:sz="0" w:space="0" w:color="auto"/>
        <w:bottom w:val="none" w:sz="0" w:space="0" w:color="auto"/>
        <w:right w:val="none" w:sz="0" w:space="0" w:color="auto"/>
      </w:divBdr>
    </w:div>
    <w:div w:id="1243101657">
      <w:bodyDiv w:val="1"/>
      <w:marLeft w:val="0"/>
      <w:marRight w:val="0"/>
      <w:marTop w:val="0"/>
      <w:marBottom w:val="0"/>
      <w:divBdr>
        <w:top w:val="none" w:sz="0" w:space="0" w:color="auto"/>
        <w:left w:val="none" w:sz="0" w:space="0" w:color="auto"/>
        <w:bottom w:val="none" w:sz="0" w:space="0" w:color="auto"/>
        <w:right w:val="none" w:sz="0" w:space="0" w:color="auto"/>
      </w:divBdr>
      <w:divsChild>
        <w:div w:id="846871228">
          <w:marLeft w:val="0"/>
          <w:marRight w:val="0"/>
          <w:marTop w:val="0"/>
          <w:marBottom w:val="0"/>
          <w:divBdr>
            <w:top w:val="none" w:sz="0" w:space="0" w:color="auto"/>
            <w:left w:val="none" w:sz="0" w:space="0" w:color="auto"/>
            <w:bottom w:val="none" w:sz="0" w:space="0" w:color="auto"/>
            <w:right w:val="none" w:sz="0" w:space="0" w:color="auto"/>
          </w:divBdr>
        </w:div>
      </w:divsChild>
    </w:div>
    <w:div w:id="1253389543">
      <w:bodyDiv w:val="1"/>
      <w:marLeft w:val="0"/>
      <w:marRight w:val="0"/>
      <w:marTop w:val="0"/>
      <w:marBottom w:val="0"/>
      <w:divBdr>
        <w:top w:val="none" w:sz="0" w:space="0" w:color="auto"/>
        <w:left w:val="none" w:sz="0" w:space="0" w:color="auto"/>
        <w:bottom w:val="none" w:sz="0" w:space="0" w:color="auto"/>
        <w:right w:val="none" w:sz="0" w:space="0" w:color="auto"/>
      </w:divBdr>
    </w:div>
    <w:div w:id="1285578621">
      <w:bodyDiv w:val="1"/>
      <w:marLeft w:val="0"/>
      <w:marRight w:val="0"/>
      <w:marTop w:val="0"/>
      <w:marBottom w:val="0"/>
      <w:divBdr>
        <w:top w:val="none" w:sz="0" w:space="0" w:color="auto"/>
        <w:left w:val="none" w:sz="0" w:space="0" w:color="auto"/>
        <w:bottom w:val="none" w:sz="0" w:space="0" w:color="auto"/>
        <w:right w:val="none" w:sz="0" w:space="0" w:color="auto"/>
      </w:divBdr>
    </w:div>
    <w:div w:id="1314262238">
      <w:bodyDiv w:val="1"/>
      <w:marLeft w:val="0"/>
      <w:marRight w:val="0"/>
      <w:marTop w:val="0"/>
      <w:marBottom w:val="0"/>
      <w:divBdr>
        <w:top w:val="none" w:sz="0" w:space="0" w:color="auto"/>
        <w:left w:val="none" w:sz="0" w:space="0" w:color="auto"/>
        <w:bottom w:val="none" w:sz="0" w:space="0" w:color="auto"/>
        <w:right w:val="none" w:sz="0" w:space="0" w:color="auto"/>
      </w:divBdr>
      <w:divsChild>
        <w:div w:id="411439347">
          <w:marLeft w:val="0"/>
          <w:marRight w:val="0"/>
          <w:marTop w:val="0"/>
          <w:marBottom w:val="0"/>
          <w:divBdr>
            <w:top w:val="none" w:sz="0" w:space="0" w:color="auto"/>
            <w:left w:val="none" w:sz="0" w:space="0" w:color="auto"/>
            <w:bottom w:val="none" w:sz="0" w:space="0" w:color="auto"/>
            <w:right w:val="none" w:sz="0" w:space="0" w:color="auto"/>
          </w:divBdr>
          <w:divsChild>
            <w:div w:id="16892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1661">
      <w:bodyDiv w:val="1"/>
      <w:marLeft w:val="0"/>
      <w:marRight w:val="0"/>
      <w:marTop w:val="0"/>
      <w:marBottom w:val="0"/>
      <w:divBdr>
        <w:top w:val="none" w:sz="0" w:space="0" w:color="auto"/>
        <w:left w:val="none" w:sz="0" w:space="0" w:color="auto"/>
        <w:bottom w:val="none" w:sz="0" w:space="0" w:color="auto"/>
        <w:right w:val="none" w:sz="0" w:space="0" w:color="auto"/>
      </w:divBdr>
    </w:div>
    <w:div w:id="1424302672">
      <w:bodyDiv w:val="1"/>
      <w:marLeft w:val="0"/>
      <w:marRight w:val="0"/>
      <w:marTop w:val="0"/>
      <w:marBottom w:val="0"/>
      <w:divBdr>
        <w:top w:val="none" w:sz="0" w:space="0" w:color="auto"/>
        <w:left w:val="none" w:sz="0" w:space="0" w:color="auto"/>
        <w:bottom w:val="none" w:sz="0" w:space="0" w:color="auto"/>
        <w:right w:val="none" w:sz="0" w:space="0" w:color="auto"/>
      </w:divBdr>
    </w:div>
    <w:div w:id="1449088232">
      <w:bodyDiv w:val="1"/>
      <w:marLeft w:val="0"/>
      <w:marRight w:val="0"/>
      <w:marTop w:val="0"/>
      <w:marBottom w:val="0"/>
      <w:divBdr>
        <w:top w:val="none" w:sz="0" w:space="0" w:color="auto"/>
        <w:left w:val="none" w:sz="0" w:space="0" w:color="auto"/>
        <w:bottom w:val="none" w:sz="0" w:space="0" w:color="auto"/>
        <w:right w:val="none" w:sz="0" w:space="0" w:color="auto"/>
      </w:divBdr>
    </w:div>
    <w:div w:id="1492939497">
      <w:bodyDiv w:val="1"/>
      <w:marLeft w:val="0"/>
      <w:marRight w:val="0"/>
      <w:marTop w:val="0"/>
      <w:marBottom w:val="0"/>
      <w:divBdr>
        <w:top w:val="none" w:sz="0" w:space="0" w:color="auto"/>
        <w:left w:val="none" w:sz="0" w:space="0" w:color="auto"/>
        <w:bottom w:val="none" w:sz="0" w:space="0" w:color="auto"/>
        <w:right w:val="none" w:sz="0" w:space="0" w:color="auto"/>
      </w:divBdr>
    </w:div>
    <w:div w:id="1547374252">
      <w:bodyDiv w:val="1"/>
      <w:marLeft w:val="0"/>
      <w:marRight w:val="0"/>
      <w:marTop w:val="0"/>
      <w:marBottom w:val="0"/>
      <w:divBdr>
        <w:top w:val="none" w:sz="0" w:space="0" w:color="auto"/>
        <w:left w:val="none" w:sz="0" w:space="0" w:color="auto"/>
        <w:bottom w:val="none" w:sz="0" w:space="0" w:color="auto"/>
        <w:right w:val="none" w:sz="0" w:space="0" w:color="auto"/>
      </w:divBdr>
    </w:div>
    <w:div w:id="1576435699">
      <w:bodyDiv w:val="1"/>
      <w:marLeft w:val="0"/>
      <w:marRight w:val="0"/>
      <w:marTop w:val="0"/>
      <w:marBottom w:val="0"/>
      <w:divBdr>
        <w:top w:val="none" w:sz="0" w:space="0" w:color="auto"/>
        <w:left w:val="none" w:sz="0" w:space="0" w:color="auto"/>
        <w:bottom w:val="none" w:sz="0" w:space="0" w:color="auto"/>
        <w:right w:val="none" w:sz="0" w:space="0" w:color="auto"/>
      </w:divBdr>
    </w:div>
    <w:div w:id="1614290100">
      <w:bodyDiv w:val="1"/>
      <w:marLeft w:val="0"/>
      <w:marRight w:val="0"/>
      <w:marTop w:val="0"/>
      <w:marBottom w:val="0"/>
      <w:divBdr>
        <w:top w:val="none" w:sz="0" w:space="0" w:color="auto"/>
        <w:left w:val="none" w:sz="0" w:space="0" w:color="auto"/>
        <w:bottom w:val="none" w:sz="0" w:space="0" w:color="auto"/>
        <w:right w:val="none" w:sz="0" w:space="0" w:color="auto"/>
      </w:divBdr>
    </w:div>
    <w:div w:id="1647198953">
      <w:bodyDiv w:val="1"/>
      <w:marLeft w:val="0"/>
      <w:marRight w:val="0"/>
      <w:marTop w:val="0"/>
      <w:marBottom w:val="0"/>
      <w:divBdr>
        <w:top w:val="none" w:sz="0" w:space="0" w:color="auto"/>
        <w:left w:val="none" w:sz="0" w:space="0" w:color="auto"/>
        <w:bottom w:val="none" w:sz="0" w:space="0" w:color="auto"/>
        <w:right w:val="none" w:sz="0" w:space="0" w:color="auto"/>
      </w:divBdr>
      <w:divsChild>
        <w:div w:id="1734307468">
          <w:marLeft w:val="0"/>
          <w:marRight w:val="0"/>
          <w:marTop w:val="0"/>
          <w:marBottom w:val="0"/>
          <w:divBdr>
            <w:top w:val="none" w:sz="0" w:space="0" w:color="auto"/>
            <w:left w:val="none" w:sz="0" w:space="0" w:color="auto"/>
            <w:bottom w:val="none" w:sz="0" w:space="0" w:color="auto"/>
            <w:right w:val="none" w:sz="0" w:space="0" w:color="auto"/>
          </w:divBdr>
        </w:div>
        <w:div w:id="740181051">
          <w:marLeft w:val="0"/>
          <w:marRight w:val="0"/>
          <w:marTop w:val="0"/>
          <w:marBottom w:val="0"/>
          <w:divBdr>
            <w:top w:val="none" w:sz="0" w:space="0" w:color="auto"/>
            <w:left w:val="none" w:sz="0" w:space="0" w:color="auto"/>
            <w:bottom w:val="none" w:sz="0" w:space="0" w:color="auto"/>
            <w:right w:val="none" w:sz="0" w:space="0" w:color="auto"/>
          </w:divBdr>
        </w:div>
      </w:divsChild>
    </w:div>
    <w:div w:id="1676761567">
      <w:bodyDiv w:val="1"/>
      <w:marLeft w:val="0"/>
      <w:marRight w:val="0"/>
      <w:marTop w:val="0"/>
      <w:marBottom w:val="0"/>
      <w:divBdr>
        <w:top w:val="none" w:sz="0" w:space="0" w:color="auto"/>
        <w:left w:val="none" w:sz="0" w:space="0" w:color="auto"/>
        <w:bottom w:val="none" w:sz="0" w:space="0" w:color="auto"/>
        <w:right w:val="none" w:sz="0" w:space="0" w:color="auto"/>
      </w:divBdr>
    </w:div>
    <w:div w:id="1705056451">
      <w:bodyDiv w:val="1"/>
      <w:marLeft w:val="0"/>
      <w:marRight w:val="0"/>
      <w:marTop w:val="0"/>
      <w:marBottom w:val="0"/>
      <w:divBdr>
        <w:top w:val="none" w:sz="0" w:space="0" w:color="auto"/>
        <w:left w:val="none" w:sz="0" w:space="0" w:color="auto"/>
        <w:bottom w:val="none" w:sz="0" w:space="0" w:color="auto"/>
        <w:right w:val="none" w:sz="0" w:space="0" w:color="auto"/>
      </w:divBdr>
    </w:div>
    <w:div w:id="1710763485">
      <w:bodyDiv w:val="1"/>
      <w:marLeft w:val="0"/>
      <w:marRight w:val="0"/>
      <w:marTop w:val="0"/>
      <w:marBottom w:val="0"/>
      <w:divBdr>
        <w:top w:val="none" w:sz="0" w:space="0" w:color="auto"/>
        <w:left w:val="none" w:sz="0" w:space="0" w:color="auto"/>
        <w:bottom w:val="none" w:sz="0" w:space="0" w:color="auto"/>
        <w:right w:val="none" w:sz="0" w:space="0" w:color="auto"/>
      </w:divBdr>
    </w:div>
    <w:div w:id="1719471712">
      <w:bodyDiv w:val="1"/>
      <w:marLeft w:val="0"/>
      <w:marRight w:val="0"/>
      <w:marTop w:val="0"/>
      <w:marBottom w:val="0"/>
      <w:divBdr>
        <w:top w:val="none" w:sz="0" w:space="0" w:color="auto"/>
        <w:left w:val="none" w:sz="0" w:space="0" w:color="auto"/>
        <w:bottom w:val="none" w:sz="0" w:space="0" w:color="auto"/>
        <w:right w:val="none" w:sz="0" w:space="0" w:color="auto"/>
      </w:divBdr>
      <w:divsChild>
        <w:div w:id="1865169606">
          <w:marLeft w:val="0"/>
          <w:marRight w:val="0"/>
          <w:marTop w:val="0"/>
          <w:marBottom w:val="0"/>
          <w:divBdr>
            <w:top w:val="none" w:sz="0" w:space="0" w:color="auto"/>
            <w:left w:val="none" w:sz="0" w:space="0" w:color="auto"/>
            <w:bottom w:val="none" w:sz="0" w:space="0" w:color="auto"/>
            <w:right w:val="none" w:sz="0" w:space="0" w:color="auto"/>
          </w:divBdr>
        </w:div>
      </w:divsChild>
    </w:div>
    <w:div w:id="1941907648">
      <w:bodyDiv w:val="1"/>
      <w:marLeft w:val="0"/>
      <w:marRight w:val="0"/>
      <w:marTop w:val="0"/>
      <w:marBottom w:val="0"/>
      <w:divBdr>
        <w:top w:val="none" w:sz="0" w:space="0" w:color="auto"/>
        <w:left w:val="none" w:sz="0" w:space="0" w:color="auto"/>
        <w:bottom w:val="none" w:sz="0" w:space="0" w:color="auto"/>
        <w:right w:val="none" w:sz="0" w:space="0" w:color="auto"/>
      </w:divBdr>
      <w:divsChild>
        <w:div w:id="2062094082">
          <w:marLeft w:val="0"/>
          <w:marRight w:val="0"/>
          <w:marTop w:val="0"/>
          <w:marBottom w:val="0"/>
          <w:divBdr>
            <w:top w:val="single" w:sz="6" w:space="0" w:color="77D5F7"/>
            <w:left w:val="single" w:sz="6" w:space="11" w:color="77D5F7"/>
            <w:bottom w:val="single" w:sz="6" w:space="0" w:color="77D5F7"/>
            <w:right w:val="single" w:sz="6" w:space="0" w:color="77D5F7"/>
          </w:divBdr>
          <w:divsChild>
            <w:div w:id="6232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3749">
      <w:bodyDiv w:val="1"/>
      <w:marLeft w:val="0"/>
      <w:marRight w:val="0"/>
      <w:marTop w:val="0"/>
      <w:marBottom w:val="0"/>
      <w:divBdr>
        <w:top w:val="none" w:sz="0" w:space="0" w:color="auto"/>
        <w:left w:val="none" w:sz="0" w:space="0" w:color="auto"/>
        <w:bottom w:val="none" w:sz="0" w:space="0" w:color="auto"/>
        <w:right w:val="none" w:sz="0" w:space="0" w:color="auto"/>
      </w:divBdr>
    </w:div>
    <w:div w:id="1973124056">
      <w:bodyDiv w:val="1"/>
      <w:marLeft w:val="0"/>
      <w:marRight w:val="0"/>
      <w:marTop w:val="0"/>
      <w:marBottom w:val="0"/>
      <w:divBdr>
        <w:top w:val="none" w:sz="0" w:space="0" w:color="auto"/>
        <w:left w:val="none" w:sz="0" w:space="0" w:color="auto"/>
        <w:bottom w:val="none" w:sz="0" w:space="0" w:color="auto"/>
        <w:right w:val="none" w:sz="0" w:space="0" w:color="auto"/>
      </w:divBdr>
    </w:div>
    <w:div w:id="2017075820">
      <w:bodyDiv w:val="1"/>
      <w:marLeft w:val="0"/>
      <w:marRight w:val="0"/>
      <w:marTop w:val="0"/>
      <w:marBottom w:val="0"/>
      <w:divBdr>
        <w:top w:val="none" w:sz="0" w:space="0" w:color="auto"/>
        <w:left w:val="none" w:sz="0" w:space="0" w:color="auto"/>
        <w:bottom w:val="none" w:sz="0" w:space="0" w:color="auto"/>
        <w:right w:val="none" w:sz="0" w:space="0" w:color="auto"/>
      </w:divBdr>
      <w:divsChild>
        <w:div w:id="226770237">
          <w:marLeft w:val="0"/>
          <w:marRight w:val="0"/>
          <w:marTop w:val="0"/>
          <w:marBottom w:val="0"/>
          <w:divBdr>
            <w:top w:val="none" w:sz="0" w:space="0" w:color="auto"/>
            <w:left w:val="none" w:sz="0" w:space="0" w:color="auto"/>
            <w:bottom w:val="none" w:sz="0" w:space="0" w:color="auto"/>
            <w:right w:val="none" w:sz="0" w:space="0" w:color="auto"/>
          </w:divBdr>
          <w:divsChild>
            <w:div w:id="7544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7036">
      <w:bodyDiv w:val="1"/>
      <w:marLeft w:val="0"/>
      <w:marRight w:val="0"/>
      <w:marTop w:val="0"/>
      <w:marBottom w:val="0"/>
      <w:divBdr>
        <w:top w:val="none" w:sz="0" w:space="0" w:color="auto"/>
        <w:left w:val="none" w:sz="0" w:space="0" w:color="auto"/>
        <w:bottom w:val="none" w:sz="0" w:space="0" w:color="auto"/>
        <w:right w:val="none" w:sz="0" w:space="0" w:color="auto"/>
      </w:divBdr>
    </w:div>
    <w:div w:id="2111048586">
      <w:bodyDiv w:val="1"/>
      <w:marLeft w:val="0"/>
      <w:marRight w:val="0"/>
      <w:marTop w:val="0"/>
      <w:marBottom w:val="0"/>
      <w:divBdr>
        <w:top w:val="none" w:sz="0" w:space="0" w:color="auto"/>
        <w:left w:val="none" w:sz="0" w:space="0" w:color="auto"/>
        <w:bottom w:val="none" w:sz="0" w:space="0" w:color="auto"/>
        <w:right w:val="none" w:sz="0" w:space="0" w:color="auto"/>
      </w:divBdr>
    </w:div>
    <w:div w:id="2116628159">
      <w:bodyDiv w:val="1"/>
      <w:marLeft w:val="0"/>
      <w:marRight w:val="0"/>
      <w:marTop w:val="0"/>
      <w:marBottom w:val="0"/>
      <w:divBdr>
        <w:top w:val="none" w:sz="0" w:space="0" w:color="auto"/>
        <w:left w:val="none" w:sz="0" w:space="0" w:color="auto"/>
        <w:bottom w:val="none" w:sz="0" w:space="0" w:color="auto"/>
        <w:right w:val="none" w:sz="0" w:space="0" w:color="auto"/>
      </w:divBdr>
    </w:div>
    <w:div w:id="2121098084">
      <w:bodyDiv w:val="1"/>
      <w:marLeft w:val="0"/>
      <w:marRight w:val="0"/>
      <w:marTop w:val="0"/>
      <w:marBottom w:val="0"/>
      <w:divBdr>
        <w:top w:val="none" w:sz="0" w:space="0" w:color="auto"/>
        <w:left w:val="none" w:sz="0" w:space="0" w:color="auto"/>
        <w:bottom w:val="none" w:sz="0" w:space="0" w:color="auto"/>
        <w:right w:val="none" w:sz="0" w:space="0" w:color="auto"/>
      </w:divBdr>
    </w:div>
    <w:div w:id="2133088031">
      <w:bodyDiv w:val="1"/>
      <w:marLeft w:val="0"/>
      <w:marRight w:val="0"/>
      <w:marTop w:val="0"/>
      <w:marBottom w:val="0"/>
      <w:divBdr>
        <w:top w:val="none" w:sz="0" w:space="0" w:color="auto"/>
        <w:left w:val="none" w:sz="0" w:space="0" w:color="auto"/>
        <w:bottom w:val="none" w:sz="0" w:space="0" w:color="auto"/>
        <w:right w:val="none" w:sz="0" w:space="0" w:color="auto"/>
      </w:divBdr>
    </w:div>
    <w:div w:id="2142844667">
      <w:bodyDiv w:val="1"/>
      <w:marLeft w:val="0"/>
      <w:marRight w:val="0"/>
      <w:marTop w:val="0"/>
      <w:marBottom w:val="0"/>
      <w:divBdr>
        <w:top w:val="none" w:sz="0" w:space="0" w:color="auto"/>
        <w:left w:val="none" w:sz="0" w:space="0" w:color="auto"/>
        <w:bottom w:val="none" w:sz="0" w:space="0" w:color="auto"/>
        <w:right w:val="none" w:sz="0" w:space="0" w:color="auto"/>
      </w:divBdr>
      <w:divsChild>
        <w:div w:id="1292784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2.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header" Target="header2.xm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24"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header" Target="header1.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3.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zzh6217\AppData\Roaming\Microsoft\Templates\Orange-v1.14.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EBAAEC775B44478D2690DC00EAAD8D" ma:contentTypeVersion="" ma:contentTypeDescription="Crée un document." ma:contentTypeScope="" ma:versionID="4f9888ba2be5403e4dfd748fc90492b4">
  <xsd:schema xmlns:xsd="http://www.w3.org/2001/XMLSchema" xmlns:xs="http://www.w3.org/2001/XMLSchema" xmlns:p="http://schemas.microsoft.com/office/2006/metadata/properties" targetNamespace="http://schemas.microsoft.com/office/2006/metadata/properties" ma:root="true" ma:fieldsID="2fe88fd3cce7a27a3feecc1959e645e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13CFE-D6E9-4CF8-99C7-97E8AEB699ED}">
  <ds:schemaRefs>
    <ds:schemaRef ds:uri="http://schemas.microsoft.com/sharepoint/v3/contenttype/forms"/>
  </ds:schemaRefs>
</ds:datastoreItem>
</file>

<file path=customXml/itemProps2.xml><?xml version="1.0" encoding="utf-8"?>
<ds:datastoreItem xmlns:ds="http://schemas.openxmlformats.org/officeDocument/2006/customXml" ds:itemID="{D9E6FC6F-DAE3-4625-9DB8-E74BABBBBA9F}">
  <ds:schemaRefs>
    <ds:schemaRef ds:uri="http://schemas.microsoft.com/office/2006/metadata/longProperties"/>
  </ds:schemaRefs>
</ds:datastoreItem>
</file>

<file path=customXml/itemProps3.xml><?xml version="1.0" encoding="utf-8"?>
<ds:datastoreItem xmlns:ds="http://schemas.openxmlformats.org/officeDocument/2006/customXml" ds:itemID="{D341B450-C6E3-4B60-997D-58CE4494B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C5B1D6F-F7D5-488F-8933-9F0A957E0F33}">
  <ds:schemaRefs>
    <ds:schemaRef ds:uri="http://schemas.microsoft.com/office/2006/metadata/properties"/>
  </ds:schemaRefs>
</ds:datastoreItem>
</file>

<file path=customXml/itemProps5.xml><?xml version="1.0" encoding="utf-8"?>
<ds:datastoreItem xmlns:ds="http://schemas.openxmlformats.org/officeDocument/2006/customXml" ds:itemID="{87E9E470-D46D-45BA-A2BF-F6D747CCF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Orange-v1.14</Template>
  <TotalTime>76</TotalTime>
  <Pages>1</Pages>
  <Words>5443</Words>
  <Characters>29937</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Dossier de Spécifications Fonctionnelles - Portail V2</vt:lpstr>
    </vt:vector>
  </TitlesOfParts>
  <Manager>Pierre Fradin</Manager>
  <Company>Orange Applications for Business</Company>
  <LinksUpToDate>false</LinksUpToDate>
  <CharactersWithSpaces>35310</CharactersWithSpaces>
  <SharedDoc>false</SharedDoc>
  <HLinks>
    <vt:vector size="228" baseType="variant">
      <vt:variant>
        <vt:i4>1441880</vt:i4>
      </vt:variant>
      <vt:variant>
        <vt:i4>285</vt:i4>
      </vt:variant>
      <vt:variant>
        <vt:i4>0</vt:i4>
      </vt:variant>
      <vt:variant>
        <vt:i4>5</vt:i4>
      </vt:variant>
      <vt:variant>
        <vt:lpwstr>http://fr.wikipedia.org/wiki/Exigence</vt:lpwstr>
      </vt:variant>
      <vt:variant>
        <vt:lpwstr/>
      </vt:variant>
      <vt:variant>
        <vt:i4>1441880</vt:i4>
      </vt:variant>
      <vt:variant>
        <vt:i4>282</vt:i4>
      </vt:variant>
      <vt:variant>
        <vt:i4>0</vt:i4>
      </vt:variant>
      <vt:variant>
        <vt:i4>5</vt:i4>
      </vt:variant>
      <vt:variant>
        <vt:lpwstr>http://fr.wikipedia.org/wiki/Exigence</vt:lpwstr>
      </vt:variant>
      <vt:variant>
        <vt:lpwstr/>
      </vt:variant>
      <vt:variant>
        <vt:i4>5177401</vt:i4>
      </vt:variant>
      <vt:variant>
        <vt:i4>279</vt:i4>
      </vt:variant>
      <vt:variant>
        <vt:i4>0</vt:i4>
      </vt:variant>
      <vt:variant>
        <vt:i4>5</vt:i4>
      </vt:variant>
      <vt:variant>
        <vt:lpwstr>http://fr.wikipedia.org/w/index.php?title=%C3%89tude_pr%C3%A9alable&amp;action=edit&amp;redlink=1</vt:lpwstr>
      </vt:variant>
      <vt:variant>
        <vt:lpwstr/>
      </vt:variant>
      <vt:variant>
        <vt:i4>1114169</vt:i4>
      </vt:variant>
      <vt:variant>
        <vt:i4>272</vt:i4>
      </vt:variant>
      <vt:variant>
        <vt:i4>0</vt:i4>
      </vt:variant>
      <vt:variant>
        <vt:i4>5</vt:i4>
      </vt:variant>
      <vt:variant>
        <vt:lpwstr/>
      </vt:variant>
      <vt:variant>
        <vt:lpwstr>_Toc259632177</vt:lpwstr>
      </vt:variant>
      <vt:variant>
        <vt:i4>1114169</vt:i4>
      </vt:variant>
      <vt:variant>
        <vt:i4>266</vt:i4>
      </vt:variant>
      <vt:variant>
        <vt:i4>0</vt:i4>
      </vt:variant>
      <vt:variant>
        <vt:i4>5</vt:i4>
      </vt:variant>
      <vt:variant>
        <vt:lpwstr/>
      </vt:variant>
      <vt:variant>
        <vt:lpwstr>_Toc259632176</vt:lpwstr>
      </vt:variant>
      <vt:variant>
        <vt:i4>1114169</vt:i4>
      </vt:variant>
      <vt:variant>
        <vt:i4>257</vt:i4>
      </vt:variant>
      <vt:variant>
        <vt:i4>0</vt:i4>
      </vt:variant>
      <vt:variant>
        <vt:i4>5</vt:i4>
      </vt:variant>
      <vt:variant>
        <vt:lpwstr/>
      </vt:variant>
      <vt:variant>
        <vt:lpwstr>_Toc259632175</vt:lpwstr>
      </vt:variant>
      <vt:variant>
        <vt:i4>1114169</vt:i4>
      </vt:variant>
      <vt:variant>
        <vt:i4>248</vt:i4>
      </vt:variant>
      <vt:variant>
        <vt:i4>0</vt:i4>
      </vt:variant>
      <vt:variant>
        <vt:i4>5</vt:i4>
      </vt:variant>
      <vt:variant>
        <vt:lpwstr/>
      </vt:variant>
      <vt:variant>
        <vt:lpwstr>_Toc259632174</vt:lpwstr>
      </vt:variant>
      <vt:variant>
        <vt:i4>1114169</vt:i4>
      </vt:variant>
      <vt:variant>
        <vt:i4>242</vt:i4>
      </vt:variant>
      <vt:variant>
        <vt:i4>0</vt:i4>
      </vt:variant>
      <vt:variant>
        <vt:i4>5</vt:i4>
      </vt:variant>
      <vt:variant>
        <vt:lpwstr/>
      </vt:variant>
      <vt:variant>
        <vt:lpwstr>_Toc259632173</vt:lpwstr>
      </vt:variant>
      <vt:variant>
        <vt:i4>1114169</vt:i4>
      </vt:variant>
      <vt:variant>
        <vt:i4>236</vt:i4>
      </vt:variant>
      <vt:variant>
        <vt:i4>0</vt:i4>
      </vt:variant>
      <vt:variant>
        <vt:i4>5</vt:i4>
      </vt:variant>
      <vt:variant>
        <vt:lpwstr/>
      </vt:variant>
      <vt:variant>
        <vt:lpwstr>_Toc259632172</vt:lpwstr>
      </vt:variant>
      <vt:variant>
        <vt:i4>1114169</vt:i4>
      </vt:variant>
      <vt:variant>
        <vt:i4>230</vt:i4>
      </vt:variant>
      <vt:variant>
        <vt:i4>0</vt:i4>
      </vt:variant>
      <vt:variant>
        <vt:i4>5</vt:i4>
      </vt:variant>
      <vt:variant>
        <vt:lpwstr/>
      </vt:variant>
      <vt:variant>
        <vt:lpwstr>_Toc259632171</vt:lpwstr>
      </vt:variant>
      <vt:variant>
        <vt:i4>1114169</vt:i4>
      </vt:variant>
      <vt:variant>
        <vt:i4>224</vt:i4>
      </vt:variant>
      <vt:variant>
        <vt:i4>0</vt:i4>
      </vt:variant>
      <vt:variant>
        <vt:i4>5</vt:i4>
      </vt:variant>
      <vt:variant>
        <vt:lpwstr/>
      </vt:variant>
      <vt:variant>
        <vt:lpwstr>_Toc259632170</vt:lpwstr>
      </vt:variant>
      <vt:variant>
        <vt:i4>1048633</vt:i4>
      </vt:variant>
      <vt:variant>
        <vt:i4>218</vt:i4>
      </vt:variant>
      <vt:variant>
        <vt:i4>0</vt:i4>
      </vt:variant>
      <vt:variant>
        <vt:i4>5</vt:i4>
      </vt:variant>
      <vt:variant>
        <vt:lpwstr/>
      </vt:variant>
      <vt:variant>
        <vt:lpwstr>_Toc259632169</vt:lpwstr>
      </vt:variant>
      <vt:variant>
        <vt:i4>1048633</vt:i4>
      </vt:variant>
      <vt:variant>
        <vt:i4>212</vt:i4>
      </vt:variant>
      <vt:variant>
        <vt:i4>0</vt:i4>
      </vt:variant>
      <vt:variant>
        <vt:i4>5</vt:i4>
      </vt:variant>
      <vt:variant>
        <vt:lpwstr/>
      </vt:variant>
      <vt:variant>
        <vt:lpwstr>_Toc259632168</vt:lpwstr>
      </vt:variant>
      <vt:variant>
        <vt:i4>1048633</vt:i4>
      </vt:variant>
      <vt:variant>
        <vt:i4>206</vt:i4>
      </vt:variant>
      <vt:variant>
        <vt:i4>0</vt:i4>
      </vt:variant>
      <vt:variant>
        <vt:i4>5</vt:i4>
      </vt:variant>
      <vt:variant>
        <vt:lpwstr/>
      </vt:variant>
      <vt:variant>
        <vt:lpwstr>_Toc259632167</vt:lpwstr>
      </vt:variant>
      <vt:variant>
        <vt:i4>1048633</vt:i4>
      </vt:variant>
      <vt:variant>
        <vt:i4>200</vt:i4>
      </vt:variant>
      <vt:variant>
        <vt:i4>0</vt:i4>
      </vt:variant>
      <vt:variant>
        <vt:i4>5</vt:i4>
      </vt:variant>
      <vt:variant>
        <vt:lpwstr/>
      </vt:variant>
      <vt:variant>
        <vt:lpwstr>_Toc259632166</vt:lpwstr>
      </vt:variant>
      <vt:variant>
        <vt:i4>1048633</vt:i4>
      </vt:variant>
      <vt:variant>
        <vt:i4>194</vt:i4>
      </vt:variant>
      <vt:variant>
        <vt:i4>0</vt:i4>
      </vt:variant>
      <vt:variant>
        <vt:i4>5</vt:i4>
      </vt:variant>
      <vt:variant>
        <vt:lpwstr/>
      </vt:variant>
      <vt:variant>
        <vt:lpwstr>_Toc259632165</vt:lpwstr>
      </vt:variant>
      <vt:variant>
        <vt:i4>1048633</vt:i4>
      </vt:variant>
      <vt:variant>
        <vt:i4>188</vt:i4>
      </vt:variant>
      <vt:variant>
        <vt:i4>0</vt:i4>
      </vt:variant>
      <vt:variant>
        <vt:i4>5</vt:i4>
      </vt:variant>
      <vt:variant>
        <vt:lpwstr/>
      </vt:variant>
      <vt:variant>
        <vt:lpwstr>_Toc259632164</vt:lpwstr>
      </vt:variant>
      <vt:variant>
        <vt:i4>1048633</vt:i4>
      </vt:variant>
      <vt:variant>
        <vt:i4>182</vt:i4>
      </vt:variant>
      <vt:variant>
        <vt:i4>0</vt:i4>
      </vt:variant>
      <vt:variant>
        <vt:i4>5</vt:i4>
      </vt:variant>
      <vt:variant>
        <vt:lpwstr/>
      </vt:variant>
      <vt:variant>
        <vt:lpwstr>_Toc259632163</vt:lpwstr>
      </vt:variant>
      <vt:variant>
        <vt:i4>1048633</vt:i4>
      </vt:variant>
      <vt:variant>
        <vt:i4>176</vt:i4>
      </vt:variant>
      <vt:variant>
        <vt:i4>0</vt:i4>
      </vt:variant>
      <vt:variant>
        <vt:i4>5</vt:i4>
      </vt:variant>
      <vt:variant>
        <vt:lpwstr/>
      </vt:variant>
      <vt:variant>
        <vt:lpwstr>_Toc259632162</vt:lpwstr>
      </vt:variant>
      <vt:variant>
        <vt:i4>1048633</vt:i4>
      </vt:variant>
      <vt:variant>
        <vt:i4>170</vt:i4>
      </vt:variant>
      <vt:variant>
        <vt:i4>0</vt:i4>
      </vt:variant>
      <vt:variant>
        <vt:i4>5</vt:i4>
      </vt:variant>
      <vt:variant>
        <vt:lpwstr/>
      </vt:variant>
      <vt:variant>
        <vt:lpwstr>_Toc259632161</vt:lpwstr>
      </vt:variant>
      <vt:variant>
        <vt:i4>1048633</vt:i4>
      </vt:variant>
      <vt:variant>
        <vt:i4>164</vt:i4>
      </vt:variant>
      <vt:variant>
        <vt:i4>0</vt:i4>
      </vt:variant>
      <vt:variant>
        <vt:i4>5</vt:i4>
      </vt:variant>
      <vt:variant>
        <vt:lpwstr/>
      </vt:variant>
      <vt:variant>
        <vt:lpwstr>_Toc259632160</vt:lpwstr>
      </vt:variant>
      <vt:variant>
        <vt:i4>1245241</vt:i4>
      </vt:variant>
      <vt:variant>
        <vt:i4>158</vt:i4>
      </vt:variant>
      <vt:variant>
        <vt:i4>0</vt:i4>
      </vt:variant>
      <vt:variant>
        <vt:i4>5</vt:i4>
      </vt:variant>
      <vt:variant>
        <vt:lpwstr/>
      </vt:variant>
      <vt:variant>
        <vt:lpwstr>_Toc259632159</vt:lpwstr>
      </vt:variant>
      <vt:variant>
        <vt:i4>1245241</vt:i4>
      </vt:variant>
      <vt:variant>
        <vt:i4>152</vt:i4>
      </vt:variant>
      <vt:variant>
        <vt:i4>0</vt:i4>
      </vt:variant>
      <vt:variant>
        <vt:i4>5</vt:i4>
      </vt:variant>
      <vt:variant>
        <vt:lpwstr/>
      </vt:variant>
      <vt:variant>
        <vt:lpwstr>_Toc259632158</vt:lpwstr>
      </vt:variant>
      <vt:variant>
        <vt:i4>1245241</vt:i4>
      </vt:variant>
      <vt:variant>
        <vt:i4>146</vt:i4>
      </vt:variant>
      <vt:variant>
        <vt:i4>0</vt:i4>
      </vt:variant>
      <vt:variant>
        <vt:i4>5</vt:i4>
      </vt:variant>
      <vt:variant>
        <vt:lpwstr/>
      </vt:variant>
      <vt:variant>
        <vt:lpwstr>_Toc259632157</vt:lpwstr>
      </vt:variant>
      <vt:variant>
        <vt:i4>1245241</vt:i4>
      </vt:variant>
      <vt:variant>
        <vt:i4>140</vt:i4>
      </vt:variant>
      <vt:variant>
        <vt:i4>0</vt:i4>
      </vt:variant>
      <vt:variant>
        <vt:i4>5</vt:i4>
      </vt:variant>
      <vt:variant>
        <vt:lpwstr/>
      </vt:variant>
      <vt:variant>
        <vt:lpwstr>_Toc259632156</vt:lpwstr>
      </vt:variant>
      <vt:variant>
        <vt:i4>1245241</vt:i4>
      </vt:variant>
      <vt:variant>
        <vt:i4>134</vt:i4>
      </vt:variant>
      <vt:variant>
        <vt:i4>0</vt:i4>
      </vt:variant>
      <vt:variant>
        <vt:i4>5</vt:i4>
      </vt:variant>
      <vt:variant>
        <vt:lpwstr/>
      </vt:variant>
      <vt:variant>
        <vt:lpwstr>_Toc259632155</vt:lpwstr>
      </vt:variant>
      <vt:variant>
        <vt:i4>1245241</vt:i4>
      </vt:variant>
      <vt:variant>
        <vt:i4>128</vt:i4>
      </vt:variant>
      <vt:variant>
        <vt:i4>0</vt:i4>
      </vt:variant>
      <vt:variant>
        <vt:i4>5</vt:i4>
      </vt:variant>
      <vt:variant>
        <vt:lpwstr/>
      </vt:variant>
      <vt:variant>
        <vt:lpwstr>_Toc259632154</vt:lpwstr>
      </vt:variant>
      <vt:variant>
        <vt:i4>1245241</vt:i4>
      </vt:variant>
      <vt:variant>
        <vt:i4>122</vt:i4>
      </vt:variant>
      <vt:variant>
        <vt:i4>0</vt:i4>
      </vt:variant>
      <vt:variant>
        <vt:i4>5</vt:i4>
      </vt:variant>
      <vt:variant>
        <vt:lpwstr/>
      </vt:variant>
      <vt:variant>
        <vt:lpwstr>_Toc259632153</vt:lpwstr>
      </vt:variant>
      <vt:variant>
        <vt:i4>1245241</vt:i4>
      </vt:variant>
      <vt:variant>
        <vt:i4>116</vt:i4>
      </vt:variant>
      <vt:variant>
        <vt:i4>0</vt:i4>
      </vt:variant>
      <vt:variant>
        <vt:i4>5</vt:i4>
      </vt:variant>
      <vt:variant>
        <vt:lpwstr/>
      </vt:variant>
      <vt:variant>
        <vt:lpwstr>_Toc259632152</vt:lpwstr>
      </vt:variant>
      <vt:variant>
        <vt:i4>1245241</vt:i4>
      </vt:variant>
      <vt:variant>
        <vt:i4>110</vt:i4>
      </vt:variant>
      <vt:variant>
        <vt:i4>0</vt:i4>
      </vt:variant>
      <vt:variant>
        <vt:i4>5</vt:i4>
      </vt:variant>
      <vt:variant>
        <vt:lpwstr/>
      </vt:variant>
      <vt:variant>
        <vt:lpwstr>_Toc259632151</vt:lpwstr>
      </vt:variant>
      <vt:variant>
        <vt:i4>1245241</vt:i4>
      </vt:variant>
      <vt:variant>
        <vt:i4>104</vt:i4>
      </vt:variant>
      <vt:variant>
        <vt:i4>0</vt:i4>
      </vt:variant>
      <vt:variant>
        <vt:i4>5</vt:i4>
      </vt:variant>
      <vt:variant>
        <vt:lpwstr/>
      </vt:variant>
      <vt:variant>
        <vt:lpwstr>_Toc259632150</vt:lpwstr>
      </vt:variant>
      <vt:variant>
        <vt:i4>1179705</vt:i4>
      </vt:variant>
      <vt:variant>
        <vt:i4>98</vt:i4>
      </vt:variant>
      <vt:variant>
        <vt:i4>0</vt:i4>
      </vt:variant>
      <vt:variant>
        <vt:i4>5</vt:i4>
      </vt:variant>
      <vt:variant>
        <vt:lpwstr/>
      </vt:variant>
      <vt:variant>
        <vt:lpwstr>_Toc259632149</vt:lpwstr>
      </vt:variant>
      <vt:variant>
        <vt:i4>1179705</vt:i4>
      </vt:variant>
      <vt:variant>
        <vt:i4>92</vt:i4>
      </vt:variant>
      <vt:variant>
        <vt:i4>0</vt:i4>
      </vt:variant>
      <vt:variant>
        <vt:i4>5</vt:i4>
      </vt:variant>
      <vt:variant>
        <vt:lpwstr/>
      </vt:variant>
      <vt:variant>
        <vt:lpwstr>_Toc259632148</vt:lpwstr>
      </vt:variant>
      <vt:variant>
        <vt:i4>1179705</vt:i4>
      </vt:variant>
      <vt:variant>
        <vt:i4>86</vt:i4>
      </vt:variant>
      <vt:variant>
        <vt:i4>0</vt:i4>
      </vt:variant>
      <vt:variant>
        <vt:i4>5</vt:i4>
      </vt:variant>
      <vt:variant>
        <vt:lpwstr/>
      </vt:variant>
      <vt:variant>
        <vt:lpwstr>_Toc259632147</vt:lpwstr>
      </vt:variant>
      <vt:variant>
        <vt:i4>1179705</vt:i4>
      </vt:variant>
      <vt:variant>
        <vt:i4>80</vt:i4>
      </vt:variant>
      <vt:variant>
        <vt:i4>0</vt:i4>
      </vt:variant>
      <vt:variant>
        <vt:i4>5</vt:i4>
      </vt:variant>
      <vt:variant>
        <vt:lpwstr/>
      </vt:variant>
      <vt:variant>
        <vt:lpwstr>_Toc259632146</vt:lpwstr>
      </vt:variant>
      <vt:variant>
        <vt:i4>1179705</vt:i4>
      </vt:variant>
      <vt:variant>
        <vt:i4>74</vt:i4>
      </vt:variant>
      <vt:variant>
        <vt:i4>0</vt:i4>
      </vt:variant>
      <vt:variant>
        <vt:i4>5</vt:i4>
      </vt:variant>
      <vt:variant>
        <vt:lpwstr/>
      </vt:variant>
      <vt:variant>
        <vt:lpwstr>_Toc259632145</vt:lpwstr>
      </vt:variant>
      <vt:variant>
        <vt:i4>1179705</vt:i4>
      </vt:variant>
      <vt:variant>
        <vt:i4>68</vt:i4>
      </vt:variant>
      <vt:variant>
        <vt:i4>0</vt:i4>
      </vt:variant>
      <vt:variant>
        <vt:i4>5</vt:i4>
      </vt:variant>
      <vt:variant>
        <vt:lpwstr/>
      </vt:variant>
      <vt:variant>
        <vt:lpwstr>_Toc259632144</vt:lpwstr>
      </vt:variant>
      <vt:variant>
        <vt:i4>1179705</vt:i4>
      </vt:variant>
      <vt:variant>
        <vt:i4>62</vt:i4>
      </vt:variant>
      <vt:variant>
        <vt:i4>0</vt:i4>
      </vt:variant>
      <vt:variant>
        <vt:i4>5</vt:i4>
      </vt:variant>
      <vt:variant>
        <vt:lpwstr/>
      </vt:variant>
      <vt:variant>
        <vt:lpwstr>_Toc259632143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Spécifications Fonctionnelles - Portail V2</dc:title>
  <dc:subject>Évolutions lot 5</dc:subject>
  <dc:creator>Justine Lacombe</dc:creator>
  <cp:lastModifiedBy>BRUNET CARTEAUX Marie</cp:lastModifiedBy>
  <cp:revision>6</cp:revision>
  <cp:lastPrinted>2018-05-02T09:39:00Z</cp:lastPrinted>
  <dcterms:created xsi:type="dcterms:W3CDTF">2018-05-02T12:29:00Z</dcterms:created>
  <dcterms:modified xsi:type="dcterms:W3CDTF">2018-05-02T13:51:00Z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interne Orange Applications for Business</vt:lpwstr>
  </property>
  <property fmtid="{D5CDD505-2E9C-101B-9397-08002B2CF9AE}" pid="3" name="Client">
    <vt:lpwstr>UBL</vt:lpwstr>
  </property>
  <property fmtid="{D5CDD505-2E9C-101B-9397-08002B2CF9AE}" pid="4" name="Code projet">
    <vt:lpwstr>UBL</vt:lpwstr>
  </property>
  <property fmtid="{D5CDD505-2E9C-101B-9397-08002B2CF9AE}" pid="5" name="Titre Projet">
    <vt:lpwstr>Refonte du portail Conciergerie</vt:lpwstr>
  </property>
  <property fmtid="{D5CDD505-2E9C-101B-9397-08002B2CF9AE}" pid="6" name="Version">
    <vt:lpwstr>1.2</vt:lpwstr>
  </property>
  <property fmtid="{D5CDD505-2E9C-101B-9397-08002B2CF9AE}" pid="7" name="Date de version">
    <vt:lpwstr>13/11/2017</vt:lpwstr>
  </property>
  <property fmtid="{D5CDD505-2E9C-101B-9397-08002B2CF9AE}" pid="8" name="Order">
    <vt:lpwstr>60200.0000000000</vt:lpwstr>
  </property>
  <property fmtid="{D5CDD505-2E9C-101B-9397-08002B2CF9AE}" pid="9" name="Sous Processus">
    <vt:lpwstr>j'élabore la solution technique</vt:lpwstr>
  </property>
  <property fmtid="{D5CDD505-2E9C-101B-9397-08002B2CF9AE}" pid="10" name="référence">
    <vt:lpwstr>UBL_Portail_V2_DSF</vt:lpwstr>
  </property>
  <property fmtid="{D5CDD505-2E9C-101B-9397-08002B2CF9AE}" pid="11" name="ContentTypeId">
    <vt:lpwstr>0x010100A4EBAAEC775B44478D2690DC00EAAD8D</vt:lpwstr>
  </property>
</Properties>
</file>